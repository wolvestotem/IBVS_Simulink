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194182" w14:textId="59D562E2" w:rsidR="00B34357" w:rsidRDefault="00B95779" w:rsidP="00B34357">
      <w:pPr>
        <w:ind w:firstLineChars="3105" w:firstLine="7452"/>
        <w:rPr>
          <w:rFonts w:eastAsia="黑体"/>
          <w:b/>
          <w:bCs/>
          <w:u w:val="single"/>
        </w:rPr>
      </w:pPr>
      <w:r>
        <w:rPr>
          <w:rFonts w:eastAsia="黑体"/>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黑体"/>
        </w:rPr>
        <w:instrText>ADDIN CNKISM.UserStyle</w:instrText>
      </w:r>
      <w:r>
        <w:rPr>
          <w:rFonts w:eastAsia="黑体"/>
        </w:rPr>
      </w:r>
      <w:r>
        <w:rPr>
          <w:rFonts w:eastAsia="黑体"/>
        </w:rPr>
        <w:fldChar w:fldCharType="end"/>
      </w:r>
      <w:r w:rsidR="00B34357">
        <w:rPr>
          <w:noProof/>
          <w:sz w:val="20"/>
        </w:rPr>
        <w:drawing>
          <wp:anchor distT="0" distB="0" distL="114300" distR="114300" simplePos="0" relativeHeight="251659264" behindDoc="0" locked="0" layoutInCell="1" allowOverlap="1" wp14:anchorId="39752395" wp14:editId="2619E7B3">
            <wp:simplePos x="0" y="0"/>
            <wp:positionH relativeFrom="column">
              <wp:posOffset>114300</wp:posOffset>
            </wp:positionH>
            <wp:positionV relativeFrom="paragraph">
              <wp:posOffset>0</wp:posOffset>
            </wp:positionV>
            <wp:extent cx="1143635" cy="114363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B34357">
        <w:rPr>
          <w:rFonts w:eastAsia="黑体"/>
        </w:rPr>
        <w:t>单位代码</w:t>
      </w:r>
      <w:r w:rsidR="00B34357">
        <w:rPr>
          <w:rFonts w:eastAsia="黑体"/>
          <w:u w:val="single"/>
        </w:rPr>
        <w:t xml:space="preserve">   </w:t>
      </w:r>
      <w:r w:rsidR="00B34357">
        <w:rPr>
          <w:rFonts w:eastAsia="黑体" w:hint="eastAsia"/>
          <w:u w:val="single"/>
        </w:rPr>
        <w:t>10006</w:t>
      </w:r>
      <w:r w:rsidR="00B34357">
        <w:rPr>
          <w:rFonts w:eastAsia="黑体" w:hint="eastAsia"/>
          <w:b/>
          <w:bCs/>
          <w:u w:val="single"/>
        </w:rPr>
        <w:t xml:space="preserve">        </w:t>
      </w:r>
      <w:r w:rsidR="00B34357">
        <w:rPr>
          <w:rFonts w:eastAsia="黑体"/>
          <w:b/>
          <w:bCs/>
          <w:u w:val="single"/>
        </w:rPr>
        <w:t xml:space="preserve">   </w:t>
      </w:r>
    </w:p>
    <w:p w14:paraId="67F2EBB2" w14:textId="04B77279" w:rsidR="00B34357" w:rsidRDefault="00B34357" w:rsidP="00B34357">
      <w:pPr>
        <w:ind w:firstLineChars="2957" w:firstLine="7097"/>
        <w:rPr>
          <w:rFonts w:eastAsia="黑体"/>
          <w:u w:val="single"/>
        </w:rPr>
      </w:pPr>
      <w:r>
        <w:rPr>
          <w:rFonts w:eastAsia="黑体"/>
        </w:rPr>
        <w:t>学</w:t>
      </w:r>
      <w:r>
        <w:rPr>
          <w:rFonts w:eastAsia="黑体"/>
        </w:rPr>
        <w:t xml:space="preserve"> </w:t>
      </w:r>
      <w:r>
        <w:rPr>
          <w:rFonts w:eastAsia="黑体"/>
        </w:rPr>
        <w:t>号</w:t>
      </w:r>
      <w:r>
        <w:rPr>
          <w:rFonts w:eastAsia="黑体"/>
          <w:u w:val="single"/>
        </w:rPr>
        <w:t xml:space="preserve">      </w:t>
      </w:r>
      <w:r>
        <w:rPr>
          <w:rFonts w:eastAsia="黑体" w:hint="eastAsia"/>
          <w:b/>
          <w:bCs/>
          <w:u w:val="single"/>
        </w:rPr>
        <w:t xml:space="preserve">        </w:t>
      </w:r>
      <w:r>
        <w:rPr>
          <w:rFonts w:eastAsia="黑体"/>
          <w:u w:val="single"/>
        </w:rPr>
        <w:t xml:space="preserve">    </w:t>
      </w:r>
    </w:p>
    <w:p w14:paraId="6D48F2D6" w14:textId="77777777" w:rsidR="00B34357" w:rsidRDefault="00B34357" w:rsidP="00B34357">
      <w:pPr>
        <w:ind w:firstLineChars="1952" w:firstLine="6793"/>
        <w:rPr>
          <w:rFonts w:eastAsia="黑体"/>
          <w:spacing w:val="-12"/>
          <w:u w:val="single"/>
        </w:rPr>
      </w:pPr>
      <w:r>
        <w:rPr>
          <w:rFonts w:eastAsia="黑体"/>
          <w:spacing w:val="54"/>
        </w:rPr>
        <w:t>分</w:t>
      </w:r>
      <w:r>
        <w:rPr>
          <w:rFonts w:eastAsia="黑体"/>
          <w:spacing w:val="52"/>
        </w:rPr>
        <w:t>类</w:t>
      </w:r>
      <w:r>
        <w:rPr>
          <w:rFonts w:eastAsia="黑体"/>
        </w:rPr>
        <w:t>号</w:t>
      </w:r>
      <w:r>
        <w:rPr>
          <w:rFonts w:eastAsia="黑体"/>
          <w:spacing w:val="38"/>
          <w:u w:val="single"/>
        </w:rPr>
        <w:t xml:space="preserve">   </w:t>
      </w:r>
      <w:r>
        <w:rPr>
          <w:rFonts w:eastAsia="黑体" w:hint="eastAsia"/>
          <w:spacing w:val="38"/>
          <w:u w:val="single"/>
        </w:rPr>
        <w:t xml:space="preserve"> </w:t>
      </w:r>
      <w:r>
        <w:rPr>
          <w:rFonts w:eastAsia="黑体" w:hint="eastAsia"/>
          <w:b/>
          <w:bCs/>
          <w:u w:val="single"/>
        </w:rPr>
        <w:t xml:space="preserve">      </w:t>
      </w:r>
      <w:r>
        <w:rPr>
          <w:rFonts w:eastAsia="黑体"/>
          <w:spacing w:val="-12"/>
          <w:u w:val="single"/>
        </w:rPr>
        <w:t xml:space="preserve">       </w:t>
      </w:r>
    </w:p>
    <w:p w14:paraId="6C494336" w14:textId="79A6B8DF" w:rsidR="00B34357" w:rsidRPr="001911D9" w:rsidRDefault="00B34357" w:rsidP="001911D9">
      <w:pPr>
        <w:ind w:firstLineChars="2957" w:firstLine="7097"/>
        <w:rPr>
          <w:rFonts w:eastAsia="黑体"/>
          <w:b/>
          <w:bCs/>
          <w:u w:val="single"/>
        </w:rPr>
      </w:pPr>
      <w:r>
        <w:rPr>
          <w:rFonts w:eastAsia="黑体"/>
        </w:rPr>
        <w:t>密</w:t>
      </w:r>
      <w:r>
        <w:rPr>
          <w:rFonts w:eastAsia="黑体"/>
        </w:rPr>
        <w:t xml:space="preserve"> </w:t>
      </w:r>
      <w:r>
        <w:rPr>
          <w:rFonts w:eastAsia="黑体"/>
        </w:rPr>
        <w:t>级</w:t>
      </w:r>
      <w:r>
        <w:rPr>
          <w:rFonts w:eastAsia="黑体"/>
          <w:u w:val="single"/>
        </w:rPr>
        <w:t xml:space="preserve">   </w:t>
      </w:r>
      <w:r>
        <w:rPr>
          <w:rFonts w:eastAsia="黑体" w:hint="eastAsia"/>
          <w:u w:val="single"/>
        </w:rPr>
        <w:t xml:space="preserve">  </w:t>
      </w:r>
      <w:r>
        <w:rPr>
          <w:rFonts w:eastAsia="黑体" w:hint="eastAsia"/>
          <w:u w:val="single"/>
        </w:rPr>
        <w:t>公开</w:t>
      </w:r>
      <w:r>
        <w:rPr>
          <w:rFonts w:eastAsia="黑体" w:hint="eastAsia"/>
          <w:u w:val="single"/>
        </w:rPr>
        <w:t xml:space="preserve"> </w:t>
      </w:r>
    </w:p>
    <w:p w14:paraId="51A453B2" w14:textId="7E18785F" w:rsidR="00B34357" w:rsidRDefault="00B34357" w:rsidP="00B34357">
      <w:pPr>
        <w:jc w:val="center"/>
        <w:rPr>
          <w:rFonts w:eastAsia="黑体"/>
          <w:b/>
          <w:bCs/>
          <w:sz w:val="28"/>
        </w:rPr>
      </w:pPr>
      <w:r>
        <w:rPr>
          <w:rFonts w:eastAsia="黑体"/>
          <w:b/>
          <w:noProof/>
          <w:sz w:val="28"/>
        </w:rPr>
        <w:drawing>
          <wp:inline distT="0" distB="0" distL="0" distR="0" wp14:anchorId="338AF746" wp14:editId="5560D000">
            <wp:extent cx="4600575" cy="809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282BAEDB" w14:textId="77777777" w:rsidR="00B34357" w:rsidRDefault="00B34357" w:rsidP="00B34357">
      <w:pPr>
        <w:jc w:val="center"/>
        <w:rPr>
          <w:rFonts w:eastAsia="黑体"/>
          <w:b/>
          <w:bCs/>
        </w:rPr>
      </w:pPr>
    </w:p>
    <w:p w14:paraId="2EDFBD35" w14:textId="16A0C7A8" w:rsidR="00B34357" w:rsidRDefault="00B34357" w:rsidP="00B34357">
      <w:pPr>
        <w:spacing w:beforeLines="100" w:before="312"/>
        <w:jc w:val="center"/>
        <w:rPr>
          <w:rFonts w:eastAsia="黑体"/>
          <w:spacing w:val="20"/>
          <w:sz w:val="72"/>
        </w:rPr>
      </w:pPr>
      <w:r>
        <w:rPr>
          <w:rFonts w:eastAsia="黑体"/>
          <w:spacing w:val="20"/>
          <w:sz w:val="72"/>
        </w:rPr>
        <w:t>毕业设计</w:t>
      </w:r>
      <w:r>
        <w:rPr>
          <w:rFonts w:eastAsia="黑体" w:hint="eastAsia"/>
          <w:spacing w:val="20"/>
          <w:sz w:val="72"/>
        </w:rPr>
        <w:t>(</w:t>
      </w:r>
      <w:r w:rsidR="002100D0">
        <w:rPr>
          <w:rFonts w:eastAsia="黑体" w:hint="eastAsia"/>
          <w:spacing w:val="20"/>
          <w:sz w:val="72"/>
        </w:rPr>
        <w:t>论文</w:t>
      </w:r>
      <w:r>
        <w:rPr>
          <w:rFonts w:eastAsia="黑体" w:hint="eastAsia"/>
          <w:spacing w:val="20"/>
          <w:sz w:val="72"/>
        </w:rPr>
        <w:t>)</w:t>
      </w:r>
    </w:p>
    <w:p w14:paraId="586A7631" w14:textId="77777777" w:rsidR="00B34357" w:rsidRDefault="00B34357" w:rsidP="00B34357">
      <w:pPr>
        <w:rPr>
          <w:b/>
          <w:bCs/>
          <w:sz w:val="28"/>
        </w:rPr>
      </w:pPr>
    </w:p>
    <w:p w14:paraId="0D8B186D" w14:textId="77777777" w:rsidR="006A3B74" w:rsidRDefault="00B34357" w:rsidP="001911D9">
      <w:pPr>
        <w:jc w:val="center"/>
        <w:rPr>
          <w:ins w:id="0" w:author="Quan" w:date="2019-05-21T06:45:00Z"/>
          <w:b/>
          <w:sz w:val="64"/>
          <w:szCs w:val="64"/>
        </w:rPr>
      </w:pPr>
      <w:r w:rsidRPr="002B13BB">
        <w:rPr>
          <w:rFonts w:hint="eastAsia"/>
          <w:b/>
          <w:sz w:val="64"/>
          <w:szCs w:val="64"/>
        </w:rPr>
        <w:t>基于图像的多旋翼飞行器</w:t>
      </w:r>
    </w:p>
    <w:p w14:paraId="671505BF" w14:textId="2C34C678" w:rsidR="00B34357" w:rsidRDefault="00B34357" w:rsidP="001911D9">
      <w:pPr>
        <w:jc w:val="center"/>
        <w:rPr>
          <w:b/>
          <w:sz w:val="64"/>
          <w:szCs w:val="64"/>
        </w:rPr>
      </w:pPr>
      <w:r w:rsidRPr="002B13BB">
        <w:rPr>
          <w:rFonts w:hint="eastAsia"/>
          <w:b/>
          <w:sz w:val="64"/>
          <w:szCs w:val="64"/>
        </w:rPr>
        <w:t>追踪打击控制</w:t>
      </w:r>
    </w:p>
    <w:p w14:paraId="55790C61" w14:textId="77777777" w:rsidR="001911D9" w:rsidRPr="001911D9" w:rsidRDefault="001911D9" w:rsidP="001911D9">
      <w:pPr>
        <w:rPr>
          <w:b/>
          <w:bCs/>
          <w:sz w:val="28"/>
        </w:rPr>
      </w:pPr>
    </w:p>
    <w:tbl>
      <w:tblPr>
        <w:tblW w:w="7206" w:type="dxa"/>
        <w:tblInd w:w="1025" w:type="dxa"/>
        <w:tblBorders>
          <w:bottom w:val="single" w:sz="4" w:space="0" w:color="auto"/>
        </w:tblBorders>
        <w:tblLook w:val="0000" w:firstRow="0" w:lastRow="0" w:firstColumn="0" w:lastColumn="0" w:noHBand="0" w:noVBand="0"/>
      </w:tblPr>
      <w:tblGrid>
        <w:gridCol w:w="2587"/>
        <w:gridCol w:w="4619"/>
      </w:tblGrid>
      <w:tr w:rsidR="00B34357" w14:paraId="3348E2EA" w14:textId="77777777" w:rsidTr="0029002D">
        <w:trPr>
          <w:trHeight w:val="628"/>
        </w:trPr>
        <w:tc>
          <w:tcPr>
            <w:tcW w:w="2587" w:type="dxa"/>
          </w:tcPr>
          <w:p w14:paraId="2C8A4CA0"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院（系）名称</w:t>
            </w:r>
          </w:p>
        </w:tc>
        <w:tc>
          <w:tcPr>
            <w:tcW w:w="4619" w:type="dxa"/>
            <w:tcBorders>
              <w:bottom w:val="single" w:sz="4" w:space="0" w:color="auto"/>
            </w:tcBorders>
            <w:vAlign w:val="center"/>
          </w:tcPr>
          <w:p w14:paraId="50AA609A" w14:textId="77777777" w:rsidR="00B34357" w:rsidRDefault="00B34357" w:rsidP="0029002D">
            <w:pPr>
              <w:jc w:val="center"/>
              <w:rPr>
                <w:rFonts w:eastAsia="黑体"/>
                <w:spacing w:val="30"/>
                <w:kern w:val="10"/>
                <w:sz w:val="30"/>
              </w:rPr>
            </w:pPr>
            <w:r>
              <w:rPr>
                <w:rFonts w:eastAsia="黑体"/>
                <w:spacing w:val="30"/>
                <w:kern w:val="10"/>
                <w:sz w:val="30"/>
              </w:rPr>
              <w:t>自动化科学与电气工程学院</w:t>
            </w:r>
          </w:p>
        </w:tc>
      </w:tr>
      <w:tr w:rsidR="00B34357" w14:paraId="6219A1B4" w14:textId="77777777" w:rsidTr="0029002D">
        <w:trPr>
          <w:trHeight w:val="628"/>
        </w:trPr>
        <w:tc>
          <w:tcPr>
            <w:tcW w:w="2587" w:type="dxa"/>
          </w:tcPr>
          <w:p w14:paraId="0E36053A"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专业名称</w:t>
            </w:r>
          </w:p>
        </w:tc>
        <w:tc>
          <w:tcPr>
            <w:tcW w:w="4619" w:type="dxa"/>
            <w:tcBorders>
              <w:top w:val="single" w:sz="4" w:space="0" w:color="auto"/>
              <w:bottom w:val="single" w:sz="4" w:space="0" w:color="auto"/>
            </w:tcBorders>
            <w:vAlign w:val="center"/>
          </w:tcPr>
          <w:p w14:paraId="497329DB" w14:textId="77777777" w:rsidR="00B34357" w:rsidRDefault="00B34357" w:rsidP="0029002D">
            <w:pPr>
              <w:jc w:val="center"/>
              <w:rPr>
                <w:rFonts w:eastAsia="黑体"/>
                <w:spacing w:val="30"/>
                <w:kern w:val="10"/>
                <w:sz w:val="30"/>
              </w:rPr>
            </w:pPr>
            <w:r>
              <w:rPr>
                <w:rFonts w:eastAsia="黑体"/>
                <w:spacing w:val="30"/>
                <w:kern w:val="10"/>
                <w:sz w:val="30"/>
              </w:rPr>
              <w:t>自动化</w:t>
            </w:r>
          </w:p>
        </w:tc>
      </w:tr>
      <w:tr w:rsidR="00B34357" w14:paraId="7F6B1C6E" w14:textId="77777777" w:rsidTr="0029002D">
        <w:trPr>
          <w:trHeight w:val="613"/>
        </w:trPr>
        <w:tc>
          <w:tcPr>
            <w:tcW w:w="2587" w:type="dxa"/>
          </w:tcPr>
          <w:p w14:paraId="0C5D6CDB"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学生姓名</w:t>
            </w:r>
          </w:p>
        </w:tc>
        <w:tc>
          <w:tcPr>
            <w:tcW w:w="4619" w:type="dxa"/>
            <w:tcBorders>
              <w:top w:val="single" w:sz="4" w:space="0" w:color="auto"/>
              <w:bottom w:val="single" w:sz="4" w:space="0" w:color="auto"/>
            </w:tcBorders>
            <w:vAlign w:val="center"/>
          </w:tcPr>
          <w:p w14:paraId="7725C7B3" w14:textId="77777777" w:rsidR="00B34357" w:rsidRDefault="00B34357" w:rsidP="0029002D">
            <w:pPr>
              <w:jc w:val="center"/>
              <w:rPr>
                <w:rFonts w:eastAsia="黑体"/>
                <w:spacing w:val="30"/>
                <w:kern w:val="10"/>
                <w:sz w:val="30"/>
              </w:rPr>
            </w:pPr>
            <w:proofErr w:type="gramStart"/>
            <w:r>
              <w:rPr>
                <w:rFonts w:eastAsia="黑体" w:hint="eastAsia"/>
                <w:spacing w:val="30"/>
                <w:kern w:val="10"/>
                <w:sz w:val="30"/>
              </w:rPr>
              <w:t>哈泽辰</w:t>
            </w:r>
            <w:proofErr w:type="gramEnd"/>
          </w:p>
        </w:tc>
      </w:tr>
      <w:tr w:rsidR="00B34357" w14:paraId="50A5AFA6" w14:textId="77777777" w:rsidTr="0029002D">
        <w:trPr>
          <w:trHeight w:val="643"/>
        </w:trPr>
        <w:tc>
          <w:tcPr>
            <w:tcW w:w="2587" w:type="dxa"/>
            <w:tcBorders>
              <w:bottom w:val="nil"/>
            </w:tcBorders>
          </w:tcPr>
          <w:p w14:paraId="4B2E9249"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hint="eastAsia"/>
                <w:spacing w:val="30"/>
                <w:kern w:val="10"/>
                <w:sz w:val="30"/>
              </w:rPr>
              <w:t>学院</w:t>
            </w:r>
            <w:r>
              <w:rPr>
                <w:rFonts w:eastAsia="黑体"/>
                <w:spacing w:val="30"/>
                <w:kern w:val="10"/>
                <w:sz w:val="30"/>
              </w:rPr>
              <w:t>指导教师</w:t>
            </w:r>
          </w:p>
        </w:tc>
        <w:tc>
          <w:tcPr>
            <w:tcW w:w="4619" w:type="dxa"/>
            <w:tcBorders>
              <w:top w:val="single" w:sz="4" w:space="0" w:color="auto"/>
              <w:bottom w:val="single" w:sz="4" w:space="0" w:color="auto"/>
            </w:tcBorders>
            <w:vAlign w:val="center"/>
          </w:tcPr>
          <w:p w14:paraId="54AECAC4" w14:textId="77777777" w:rsidR="00B34357" w:rsidRDefault="00B34357" w:rsidP="0029002D">
            <w:pPr>
              <w:jc w:val="center"/>
              <w:rPr>
                <w:rFonts w:eastAsia="黑体"/>
                <w:spacing w:val="30"/>
                <w:kern w:val="10"/>
                <w:sz w:val="30"/>
              </w:rPr>
            </w:pPr>
            <w:r>
              <w:rPr>
                <w:rFonts w:eastAsia="黑体" w:hint="eastAsia"/>
                <w:spacing w:val="30"/>
                <w:kern w:val="10"/>
                <w:sz w:val="30"/>
              </w:rPr>
              <w:t>全权</w:t>
            </w:r>
          </w:p>
        </w:tc>
      </w:tr>
      <w:tr w:rsidR="00B34357" w14:paraId="23950294" w14:textId="77777777" w:rsidTr="0029002D">
        <w:trPr>
          <w:trHeight w:val="643"/>
        </w:trPr>
        <w:tc>
          <w:tcPr>
            <w:tcW w:w="2587" w:type="dxa"/>
            <w:tcBorders>
              <w:bottom w:val="nil"/>
            </w:tcBorders>
          </w:tcPr>
          <w:p w14:paraId="7F50431A" w14:textId="77777777" w:rsidR="00B34357" w:rsidRDefault="00B34357" w:rsidP="0029002D">
            <w:pPr>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工业部门</w:t>
            </w:r>
            <w:r>
              <w:rPr>
                <w:rFonts w:eastAsia="黑体"/>
                <w:spacing w:val="30"/>
                <w:kern w:val="10"/>
                <w:sz w:val="30"/>
              </w:rPr>
              <w:t>导师</w:t>
            </w:r>
          </w:p>
        </w:tc>
        <w:tc>
          <w:tcPr>
            <w:tcW w:w="4619" w:type="dxa"/>
            <w:tcBorders>
              <w:top w:val="single" w:sz="4" w:space="0" w:color="auto"/>
              <w:bottom w:val="single" w:sz="4" w:space="0" w:color="auto"/>
            </w:tcBorders>
            <w:vAlign w:val="center"/>
          </w:tcPr>
          <w:p w14:paraId="452B2771" w14:textId="77777777" w:rsidR="00B34357" w:rsidRDefault="00B34357" w:rsidP="0029002D">
            <w:pPr>
              <w:jc w:val="center"/>
              <w:rPr>
                <w:rFonts w:eastAsia="黑体"/>
                <w:spacing w:val="30"/>
                <w:kern w:val="10"/>
                <w:sz w:val="30"/>
              </w:rPr>
            </w:pPr>
            <w:bookmarkStart w:id="1" w:name="_Hlk9176546"/>
            <w:r w:rsidRPr="00755657">
              <w:rPr>
                <w:rFonts w:ascii="黑体" w:eastAsia="黑体" w:hAnsi="黑体"/>
                <w:spacing w:val="30"/>
                <w:kern w:val="10"/>
                <w:sz w:val="30"/>
                <w:szCs w:val="30"/>
              </w:rPr>
              <w:t>李</w:t>
            </w:r>
            <w:r w:rsidRPr="00755657">
              <w:rPr>
                <w:rFonts w:ascii="黑体" w:eastAsia="黑体" w:hAnsi="黑体"/>
                <w:sz w:val="30"/>
                <w:szCs w:val="30"/>
              </w:rPr>
              <w:t>蠡</w:t>
            </w:r>
            <w:bookmarkEnd w:id="1"/>
          </w:p>
        </w:tc>
      </w:tr>
    </w:tbl>
    <w:p w14:paraId="16DC7176" w14:textId="77777777" w:rsidR="00B34357" w:rsidRDefault="00B34357" w:rsidP="00B34357">
      <w:pPr>
        <w:rPr>
          <w:b/>
          <w:bCs/>
          <w:spacing w:val="22"/>
          <w:kern w:val="10"/>
          <w:sz w:val="28"/>
        </w:rPr>
      </w:pPr>
    </w:p>
    <w:p w14:paraId="0C729B84" w14:textId="548DB433" w:rsidR="00663AFF" w:rsidRPr="00663AFF" w:rsidRDefault="00B34357" w:rsidP="00663AFF">
      <w:pPr>
        <w:jc w:val="center"/>
        <w:rPr>
          <w:rFonts w:ascii="Calibri" w:eastAsia="黑体" w:hAnsi="Calibri"/>
          <w:spacing w:val="22"/>
          <w:kern w:val="10"/>
          <w:sz w:val="30"/>
        </w:rPr>
      </w:pPr>
      <w:r>
        <w:rPr>
          <w:rFonts w:eastAsia="黑体"/>
          <w:spacing w:val="22"/>
          <w:kern w:val="10"/>
          <w:sz w:val="30"/>
        </w:rPr>
        <w:t xml:space="preserve"> 201</w:t>
      </w:r>
      <w:r>
        <w:rPr>
          <w:rFonts w:eastAsia="黑体" w:hint="eastAsia"/>
          <w:spacing w:val="22"/>
          <w:kern w:val="10"/>
          <w:sz w:val="30"/>
        </w:rPr>
        <w:t>9</w:t>
      </w:r>
      <w:r>
        <w:rPr>
          <w:rFonts w:eastAsia="黑体"/>
          <w:spacing w:val="22"/>
          <w:kern w:val="10"/>
          <w:sz w:val="30"/>
        </w:rPr>
        <w:t>年</w:t>
      </w:r>
      <w:r w:rsidR="004319DC">
        <w:rPr>
          <w:rFonts w:eastAsia="黑体"/>
          <w:spacing w:val="22"/>
          <w:kern w:val="10"/>
          <w:sz w:val="30"/>
        </w:rPr>
        <w:t>5</w:t>
      </w:r>
      <w:r>
        <w:rPr>
          <w:rFonts w:eastAsia="黑体"/>
          <w:spacing w:val="22"/>
          <w:kern w:val="10"/>
          <w:sz w:val="30"/>
        </w:rPr>
        <w:t>月</w:t>
      </w:r>
      <w:bookmarkStart w:id="2" w:name="_Toc5754390"/>
    </w:p>
    <w:p w14:paraId="72BB8A71" w14:textId="3EDD2238" w:rsidR="00E942B4" w:rsidRDefault="00E942B4">
      <w:pPr>
        <w:widowControl/>
        <w:spacing w:line="240" w:lineRule="auto"/>
        <w:jc w:val="left"/>
      </w:pPr>
      <w:r>
        <w:br w:type="page"/>
      </w:r>
    </w:p>
    <w:p w14:paraId="622CC5C0" w14:textId="66EB05F4" w:rsidR="00E942B4" w:rsidRPr="00BE3816" w:rsidRDefault="00E942B4" w:rsidP="002100D0">
      <w:pPr>
        <w:tabs>
          <w:tab w:val="left" w:pos="3240"/>
        </w:tabs>
        <w:spacing w:before="50" w:after="50"/>
        <w:jc w:val="center"/>
        <w:rPr>
          <w:rFonts w:eastAsia="黑体"/>
          <w:sz w:val="30"/>
          <w:szCs w:val="30"/>
        </w:rPr>
      </w:pPr>
      <w:r w:rsidRPr="00E942B4">
        <w:rPr>
          <w:rFonts w:eastAsia="黑体" w:hint="eastAsia"/>
          <w:sz w:val="30"/>
          <w:szCs w:val="30"/>
        </w:rPr>
        <w:lastRenderedPageBreak/>
        <w:t>基于图像的多旋翼飞行器追踪打击控制</w:t>
      </w:r>
    </w:p>
    <w:p w14:paraId="6AAB3FB9" w14:textId="38ED3AD9"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学</w:t>
      </w:r>
      <w:r w:rsidRPr="00BE3816">
        <w:t xml:space="preserve">    </w:t>
      </w:r>
      <w:r w:rsidRPr="00BE3816">
        <w:t>生：</w:t>
      </w:r>
      <w:proofErr w:type="gramStart"/>
      <w:r>
        <w:rPr>
          <w:rFonts w:hint="eastAsia"/>
        </w:rPr>
        <w:t>哈泽辰</w:t>
      </w:r>
      <w:proofErr w:type="gramEnd"/>
    </w:p>
    <w:p w14:paraId="46B88867" w14:textId="77777777"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指导教师：全权</w:t>
      </w:r>
    </w:p>
    <w:p w14:paraId="3055BC59" w14:textId="24426EB4"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校外导师：</w:t>
      </w:r>
      <w:r w:rsidRPr="00E942B4">
        <w:rPr>
          <w:rFonts w:hint="eastAsia"/>
        </w:rPr>
        <w:t>李蠡</w:t>
      </w:r>
    </w:p>
    <w:p w14:paraId="64276F82" w14:textId="77777777" w:rsidR="00E942B4" w:rsidRPr="00BE3816" w:rsidRDefault="00E942B4" w:rsidP="002100D0">
      <w:pPr>
        <w:widowControl/>
        <w:ind w:firstLine="482"/>
        <w:jc w:val="left"/>
      </w:pPr>
    </w:p>
    <w:p w14:paraId="57EDAB83" w14:textId="77777777" w:rsidR="00E942B4" w:rsidRPr="00BE3816" w:rsidRDefault="00E942B4" w:rsidP="002100D0">
      <w:pPr>
        <w:widowControl/>
        <w:jc w:val="center"/>
        <w:rPr>
          <w:rFonts w:eastAsia="黑体"/>
          <w:sz w:val="32"/>
          <w:szCs w:val="32"/>
        </w:rPr>
      </w:pPr>
      <w:r w:rsidRPr="00BE3816">
        <w:rPr>
          <w:rFonts w:eastAsia="黑体"/>
          <w:sz w:val="32"/>
          <w:szCs w:val="32"/>
        </w:rPr>
        <w:t>摘要</w:t>
      </w:r>
    </w:p>
    <w:p w14:paraId="22D83543" w14:textId="718F6A71" w:rsidR="00E942B4" w:rsidRDefault="002100D0" w:rsidP="002100D0">
      <w:pPr>
        <w:widowControl/>
        <w:jc w:val="left"/>
      </w:pPr>
      <w:r>
        <w:tab/>
      </w:r>
      <w:r>
        <w:rPr>
          <w:rFonts w:hint="eastAsia"/>
        </w:rPr>
        <w:t>多旋翼飞行器因其体积小、重量轻、造价低，具有良好的机动性能和操纵性能而才成为一种被广泛使用的现代工具</w:t>
      </w:r>
      <w:r w:rsidR="00D3514A">
        <w:rPr>
          <w:rFonts w:hint="eastAsia"/>
        </w:rPr>
        <w:t>，在搜索、航拍、监视等领域表现出出色的特征优势，更被应用到军事行动等特殊领域。</w:t>
      </w:r>
      <w:r w:rsidR="003A6576">
        <w:rPr>
          <w:rFonts w:hint="eastAsia"/>
        </w:rPr>
        <w:t>现代战争中已经开始将多旋翼投入到狭窄空间和</w:t>
      </w:r>
      <w:proofErr w:type="gramStart"/>
      <w:r w:rsidR="003A6576">
        <w:rPr>
          <w:rFonts w:hint="eastAsia"/>
        </w:rPr>
        <w:t>街头楼巷</w:t>
      </w:r>
      <w:proofErr w:type="gramEnd"/>
      <w:r w:rsidR="003A6576">
        <w:rPr>
          <w:rFonts w:hint="eastAsia"/>
        </w:rPr>
        <w:t>的作战任务中，但是通常需要经验丰富的操纵手控制其对目标实现精确打击，这种</w:t>
      </w:r>
      <w:r w:rsidR="002E1277">
        <w:rPr>
          <w:rFonts w:hint="eastAsia"/>
        </w:rPr>
        <w:t>方法有高危险性、低易用性等弊端，所以本文希望提出一种可靠的基于图像的伺服控制方法，使多旋翼自主飞行打击目标。</w:t>
      </w:r>
    </w:p>
    <w:p w14:paraId="53CAD96A" w14:textId="604FC195" w:rsidR="002E1277" w:rsidRDefault="002E1277" w:rsidP="002100D0">
      <w:pPr>
        <w:widowControl/>
        <w:jc w:val="left"/>
      </w:pPr>
      <w:r>
        <w:tab/>
      </w:r>
      <w:commentRangeStart w:id="3"/>
      <w:r>
        <w:rPr>
          <w:rFonts w:hint="eastAsia"/>
        </w:rPr>
        <w:t>本文的主要目标是设计一种基于图像的伺服控制方法，可以在近距离自主打击目标并且打击过程中目标收敛在图像视域内。本文首先建立了多旋翼通道模型和视觉伺服模型，作为算法设计的数学基础</w:t>
      </w:r>
      <w:r w:rsidR="005A5FE8">
        <w:rPr>
          <w:rFonts w:hint="eastAsia"/>
        </w:rPr>
        <w:t>；因为本文设计重点在伺服控制算法，所以随后介绍了实验中应用的成熟的视觉追踪算法；然后是核心章节设计视觉伺服算法，</w:t>
      </w:r>
      <w:r w:rsidR="00270781">
        <w:rPr>
          <w:rFonts w:hint="eastAsia"/>
        </w:rPr>
        <w:t>基于数学模型</w:t>
      </w:r>
      <w:r w:rsidR="00816F2C">
        <w:rPr>
          <w:rFonts w:hint="eastAsia"/>
        </w:rPr>
        <w:t>设计</w:t>
      </w:r>
      <w:commentRangeStart w:id="4"/>
      <w:r w:rsidR="00816F2C">
        <w:rPr>
          <w:rFonts w:hint="eastAsia"/>
        </w:rPr>
        <w:t>竖直</w:t>
      </w:r>
      <w:commentRangeEnd w:id="4"/>
      <w:r w:rsidR="006A3B74">
        <w:rPr>
          <w:rStyle w:val="ad"/>
        </w:rPr>
        <w:commentReference w:id="4"/>
      </w:r>
      <w:r w:rsidR="00816F2C">
        <w:rPr>
          <w:rFonts w:hint="eastAsia"/>
        </w:rPr>
        <w:t>和</w:t>
      </w:r>
      <w:proofErr w:type="gramStart"/>
      <w:r w:rsidR="00816F2C">
        <w:rPr>
          <w:rFonts w:hint="eastAsia"/>
        </w:rPr>
        <w:t>横侧向</w:t>
      </w:r>
      <w:proofErr w:type="gramEnd"/>
      <w:r w:rsidR="00816F2C">
        <w:rPr>
          <w:rFonts w:hint="eastAsia"/>
        </w:rPr>
        <w:t>通道的控制算法，并带入到解耦后的</w:t>
      </w:r>
      <w:proofErr w:type="gramStart"/>
      <w:r w:rsidR="00816F2C">
        <w:rPr>
          <w:rFonts w:hint="eastAsia"/>
        </w:rPr>
        <w:t>雅阁比矩阵</w:t>
      </w:r>
      <w:proofErr w:type="gramEnd"/>
      <w:r w:rsidR="00816F2C">
        <w:rPr>
          <w:rFonts w:hint="eastAsia"/>
        </w:rPr>
        <w:t>证明算法的收敛性。</w:t>
      </w:r>
    </w:p>
    <w:p w14:paraId="6EC26A5C" w14:textId="1F4C425A" w:rsidR="00816F2C" w:rsidRDefault="00816F2C" w:rsidP="002100D0">
      <w:pPr>
        <w:widowControl/>
        <w:jc w:val="left"/>
      </w:pPr>
      <w:r>
        <w:tab/>
      </w:r>
      <w:r>
        <w:rPr>
          <w:rFonts w:hint="eastAsia"/>
        </w:rPr>
        <w:t>本文在</w:t>
      </w:r>
      <w:r w:rsidR="00CF75D0">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视景、图像追踪模块和视觉伺服控制器。仿真结果表明，本文设计的方法可以实现多旋翼飞行器的基于图像的近距离追踪打击控制，最后探讨了目标不同运动轨迹、不同运动速度对控制效果的影响。</w:t>
      </w:r>
      <w:commentRangeEnd w:id="3"/>
      <w:r w:rsidR="006A3B74">
        <w:rPr>
          <w:rStyle w:val="ad"/>
        </w:rPr>
        <w:commentReference w:id="3"/>
      </w:r>
    </w:p>
    <w:p w14:paraId="65C4253E" w14:textId="77777777" w:rsidR="002100D0" w:rsidRPr="00270781" w:rsidRDefault="002100D0" w:rsidP="002100D0">
      <w:pPr>
        <w:widowControl/>
        <w:jc w:val="left"/>
      </w:pPr>
    </w:p>
    <w:p w14:paraId="5B800E8D" w14:textId="207277BC" w:rsidR="00E942B4" w:rsidRPr="00BE3816" w:rsidRDefault="00E942B4" w:rsidP="002100D0">
      <w:pPr>
        <w:widowControl/>
        <w:jc w:val="left"/>
      </w:pPr>
      <w:r w:rsidRPr="00BE3816">
        <w:rPr>
          <w:rFonts w:eastAsia="黑体"/>
          <w:sz w:val="28"/>
          <w:szCs w:val="28"/>
        </w:rPr>
        <w:t>关键词：</w:t>
      </w:r>
      <w:r w:rsidRPr="00BE3816">
        <w:t>多旋翼</w:t>
      </w:r>
      <w:r w:rsidR="00D57985">
        <w:rPr>
          <w:rFonts w:hint="eastAsia"/>
        </w:rPr>
        <w:t>飞行器</w:t>
      </w:r>
      <w:r w:rsidRPr="00BE3816">
        <w:t>，</w:t>
      </w:r>
      <w:r w:rsidR="00D57985">
        <w:rPr>
          <w:rFonts w:hint="eastAsia"/>
        </w:rPr>
        <w:t>视觉伺服</w:t>
      </w:r>
      <w:r w:rsidRPr="00BE3816">
        <w:t>，</w:t>
      </w:r>
      <w:r w:rsidR="00D57985">
        <w:rPr>
          <w:rFonts w:hint="eastAsia"/>
        </w:rPr>
        <w:t>图像追踪</w:t>
      </w:r>
      <w:r w:rsidR="00D3514A">
        <w:rPr>
          <w:rFonts w:hint="eastAsia"/>
        </w:rPr>
        <w:t>，视景仿真</w:t>
      </w:r>
    </w:p>
    <w:p w14:paraId="0F1F07D2" w14:textId="1F426667" w:rsidR="00D57985" w:rsidRDefault="00D57985">
      <w:pPr>
        <w:widowControl/>
        <w:spacing w:line="240" w:lineRule="auto"/>
        <w:jc w:val="left"/>
      </w:pPr>
    </w:p>
    <w:p w14:paraId="515F3816" w14:textId="77777777" w:rsidR="00D57985" w:rsidRDefault="00D57985">
      <w:pPr>
        <w:widowControl/>
        <w:spacing w:line="240" w:lineRule="auto"/>
        <w:jc w:val="left"/>
      </w:pPr>
      <w:r>
        <w:br w:type="page"/>
      </w:r>
    </w:p>
    <w:p w14:paraId="0330BD58" w14:textId="623ADABB" w:rsidR="006248B1" w:rsidRPr="00BE3816" w:rsidRDefault="007C69A5" w:rsidP="006248B1">
      <w:pPr>
        <w:widowControl/>
        <w:spacing w:line="240" w:lineRule="auto"/>
        <w:jc w:val="center"/>
        <w:rPr>
          <w:sz w:val="30"/>
          <w:szCs w:val="30"/>
        </w:rPr>
      </w:pPr>
      <w:r>
        <w:rPr>
          <w:sz w:val="30"/>
          <w:szCs w:val="30"/>
        </w:rPr>
        <w:lastRenderedPageBreak/>
        <w:t xml:space="preserve">Image Based </w:t>
      </w:r>
      <w:del w:id="5" w:author="Quan" w:date="2019-05-21T06:50:00Z">
        <w:r w:rsidDel="006A3B74">
          <w:rPr>
            <w:sz w:val="30"/>
            <w:szCs w:val="30"/>
          </w:rPr>
          <w:delText>Visual Servo</w:delText>
        </w:r>
      </w:del>
      <w:ins w:id="6" w:author="Quan" w:date="2019-05-21T06:50:00Z">
        <w:r w:rsidR="006A3B74">
          <w:rPr>
            <w:sz w:val="30"/>
            <w:szCs w:val="30"/>
          </w:rPr>
          <w:t>Attacking</w:t>
        </w:r>
      </w:ins>
      <w:r>
        <w:rPr>
          <w:sz w:val="30"/>
          <w:szCs w:val="30"/>
        </w:rPr>
        <w:t xml:space="preserve"> Control </w:t>
      </w:r>
      <w:del w:id="7" w:author="Quan" w:date="2019-05-21T06:50:00Z">
        <w:r w:rsidR="00BF1968" w:rsidDel="006A3B74">
          <w:rPr>
            <w:sz w:val="30"/>
            <w:szCs w:val="30"/>
          </w:rPr>
          <w:delText xml:space="preserve">System </w:delText>
        </w:r>
      </w:del>
      <w:r>
        <w:rPr>
          <w:sz w:val="30"/>
          <w:szCs w:val="30"/>
        </w:rPr>
        <w:t xml:space="preserve">of </w:t>
      </w:r>
      <w:del w:id="8" w:author="Quan" w:date="2019-05-21T06:50:00Z">
        <w:r w:rsidR="00BF1968" w:rsidDel="006A3B74">
          <w:rPr>
            <w:sz w:val="30"/>
            <w:szCs w:val="30"/>
          </w:rPr>
          <w:delText>Multi-rotor Aircrafts</w:delText>
        </w:r>
      </w:del>
      <w:proofErr w:type="spellStart"/>
      <w:ins w:id="9" w:author="Quan" w:date="2019-05-21T06:50:00Z">
        <w:r w:rsidR="006A3B74">
          <w:rPr>
            <w:sz w:val="30"/>
            <w:szCs w:val="30"/>
          </w:rPr>
          <w:t>Multicopters</w:t>
        </w:r>
      </w:ins>
      <w:proofErr w:type="spellEnd"/>
    </w:p>
    <w:p w14:paraId="7FDC986E" w14:textId="2823CD89" w:rsidR="006248B1" w:rsidRPr="00BE3816" w:rsidRDefault="006248B1" w:rsidP="006248B1">
      <w:pPr>
        <w:widowControl/>
        <w:wordWrap w:val="0"/>
        <w:ind w:firstLine="600"/>
        <w:jc w:val="right"/>
        <w:rPr>
          <w:szCs w:val="21"/>
        </w:rPr>
      </w:pPr>
      <w:proofErr w:type="gramStart"/>
      <w:r w:rsidRPr="00BE3816">
        <w:rPr>
          <w:szCs w:val="21"/>
        </w:rPr>
        <w:t>Author :</w:t>
      </w:r>
      <w:proofErr w:type="gramEnd"/>
      <w:r w:rsidRPr="00BE3816">
        <w:rPr>
          <w:szCs w:val="21"/>
        </w:rPr>
        <w:t xml:space="preserve">  </w:t>
      </w:r>
      <w:r>
        <w:rPr>
          <w:rFonts w:hint="eastAsia"/>
          <w:szCs w:val="21"/>
        </w:rPr>
        <w:t>H</w:t>
      </w:r>
      <w:r>
        <w:rPr>
          <w:szCs w:val="21"/>
        </w:rPr>
        <w:t xml:space="preserve">a </w:t>
      </w:r>
      <w:proofErr w:type="spellStart"/>
      <w:r>
        <w:rPr>
          <w:szCs w:val="21"/>
        </w:rPr>
        <w:t>Zechen</w:t>
      </w:r>
      <w:proofErr w:type="spellEnd"/>
      <w:r w:rsidRPr="00BE3816">
        <w:rPr>
          <w:szCs w:val="21"/>
        </w:rPr>
        <w:t xml:space="preserve"> </w:t>
      </w:r>
    </w:p>
    <w:p w14:paraId="4CD0AE65" w14:textId="77777777" w:rsidR="006248B1" w:rsidRPr="00BE3816" w:rsidRDefault="006248B1" w:rsidP="006248B1">
      <w:pPr>
        <w:widowControl/>
        <w:wordWrap w:val="0"/>
        <w:ind w:right="120" w:firstLine="480"/>
        <w:jc w:val="right"/>
        <w:rPr>
          <w:szCs w:val="21"/>
        </w:rPr>
      </w:pPr>
      <w:proofErr w:type="gramStart"/>
      <w:r w:rsidRPr="00BE3816">
        <w:rPr>
          <w:szCs w:val="21"/>
        </w:rPr>
        <w:t>Tutor  :</w:t>
      </w:r>
      <w:proofErr w:type="gramEnd"/>
      <w:r w:rsidRPr="00BE3816">
        <w:rPr>
          <w:szCs w:val="21"/>
        </w:rPr>
        <w:t xml:space="preserve"> Quan </w:t>
      </w:r>
      <w:proofErr w:type="spellStart"/>
      <w:r w:rsidRPr="00BE3816">
        <w:rPr>
          <w:szCs w:val="21"/>
        </w:rPr>
        <w:t>Quan</w:t>
      </w:r>
      <w:proofErr w:type="spellEnd"/>
      <w:r w:rsidRPr="00BE3816">
        <w:rPr>
          <w:szCs w:val="21"/>
        </w:rPr>
        <w:t xml:space="preserve"> </w:t>
      </w:r>
    </w:p>
    <w:p w14:paraId="7CBF41F6" w14:textId="024F7AF6" w:rsidR="006248B1" w:rsidRPr="00BE3816" w:rsidRDefault="006248B1" w:rsidP="006248B1">
      <w:pPr>
        <w:widowControl/>
        <w:wordWrap w:val="0"/>
        <w:ind w:right="240" w:firstLine="480"/>
        <w:jc w:val="right"/>
        <w:rPr>
          <w:szCs w:val="21"/>
        </w:rPr>
      </w:pPr>
      <w:r w:rsidRPr="00BE3816">
        <w:rPr>
          <w:szCs w:val="21"/>
        </w:rPr>
        <w:t>Co-</w:t>
      </w:r>
      <w:proofErr w:type="gramStart"/>
      <w:r w:rsidRPr="00BE3816">
        <w:rPr>
          <w:szCs w:val="21"/>
        </w:rPr>
        <w:t>Tutor :</w:t>
      </w:r>
      <w:proofErr w:type="gramEnd"/>
      <w:r w:rsidRPr="00BE3816">
        <w:rPr>
          <w:szCs w:val="21"/>
        </w:rPr>
        <w:t xml:space="preserve">  </w:t>
      </w:r>
      <w:r>
        <w:rPr>
          <w:szCs w:val="21"/>
        </w:rPr>
        <w:t xml:space="preserve">Li </w:t>
      </w:r>
      <w:commentRangeStart w:id="10"/>
      <w:r w:rsidR="009C615B">
        <w:rPr>
          <w:szCs w:val="21"/>
        </w:rPr>
        <w:t>Y</w:t>
      </w:r>
      <w:r>
        <w:rPr>
          <w:szCs w:val="21"/>
        </w:rPr>
        <w:t>u</w:t>
      </w:r>
      <w:commentRangeEnd w:id="10"/>
      <w:r w:rsidR="006A3B74">
        <w:rPr>
          <w:rStyle w:val="ad"/>
        </w:rPr>
        <w:commentReference w:id="10"/>
      </w:r>
      <w:r w:rsidRPr="00BE3816">
        <w:rPr>
          <w:szCs w:val="21"/>
        </w:rPr>
        <w:t xml:space="preserve">  </w:t>
      </w:r>
    </w:p>
    <w:p w14:paraId="50528270" w14:textId="77777777" w:rsidR="006248B1" w:rsidRPr="00BE3816" w:rsidRDefault="006248B1" w:rsidP="006248B1">
      <w:pPr>
        <w:widowControl/>
        <w:jc w:val="center"/>
        <w:rPr>
          <w:sz w:val="32"/>
          <w:szCs w:val="32"/>
        </w:rPr>
      </w:pPr>
      <w:commentRangeStart w:id="11"/>
      <w:commentRangeStart w:id="12"/>
      <w:r w:rsidRPr="00BE3816">
        <w:rPr>
          <w:sz w:val="32"/>
          <w:szCs w:val="32"/>
        </w:rPr>
        <w:t>Abstract</w:t>
      </w:r>
      <w:commentRangeEnd w:id="11"/>
      <w:r w:rsidR="006A3B74">
        <w:rPr>
          <w:rStyle w:val="ad"/>
        </w:rPr>
        <w:commentReference w:id="11"/>
      </w:r>
      <w:commentRangeEnd w:id="12"/>
      <w:r w:rsidR="006A3B74">
        <w:rPr>
          <w:rStyle w:val="ad"/>
        </w:rPr>
        <w:commentReference w:id="12"/>
      </w:r>
    </w:p>
    <w:p w14:paraId="155AC2E9" w14:textId="1243AA0D" w:rsidR="001D2CE8" w:rsidRPr="001D2CE8" w:rsidRDefault="001D2CE8" w:rsidP="001D2CE8">
      <w:pPr>
        <w:ind w:firstLine="420"/>
        <w:rPr>
          <w:lang w:val="en"/>
        </w:rPr>
      </w:pPr>
      <w:r>
        <w:rPr>
          <w:lang w:val="en"/>
        </w:rPr>
        <w:t>T</w:t>
      </w:r>
      <w:r w:rsidRPr="001D2CE8">
        <w:rPr>
          <w:lang w:val="en"/>
        </w:rPr>
        <w:t xml:space="preserve">he </w:t>
      </w:r>
      <w:commentRangeStart w:id="13"/>
      <w:r w:rsidRPr="001D2CE8">
        <w:rPr>
          <w:lang w:val="en"/>
        </w:rPr>
        <w:t>multi-rotor aircraft</w:t>
      </w:r>
      <w:commentRangeEnd w:id="13"/>
      <w:r w:rsidR="006A3B74">
        <w:rPr>
          <w:rStyle w:val="ad"/>
        </w:rPr>
        <w:commentReference w:id="13"/>
      </w:r>
      <w:r w:rsidRPr="001D2CE8">
        <w:rPr>
          <w:lang w:val="en"/>
        </w:rPr>
        <w:t xml:space="preserve"> ha</w:t>
      </w:r>
      <w:r>
        <w:rPr>
          <w:lang w:val="en"/>
        </w:rPr>
        <w:t>s</w:t>
      </w:r>
      <w:r w:rsidRPr="001D2CE8">
        <w:rPr>
          <w:lang w:val="en"/>
        </w:rPr>
        <w:t xml:space="preserve"> become a widely used modern tool</w:t>
      </w:r>
      <w:r>
        <w:rPr>
          <w:lang w:val="en"/>
        </w:rPr>
        <w:t>,</w:t>
      </w:r>
      <w:r w:rsidRPr="001D2CE8">
        <w:rPr>
          <w:lang w:val="en"/>
        </w:rPr>
        <w:t xml:space="preserve"> </w:t>
      </w:r>
      <w:r>
        <w:rPr>
          <w:lang w:val="en"/>
        </w:rPr>
        <w:t>d</w:t>
      </w:r>
      <w:r w:rsidRPr="001D2CE8">
        <w:rPr>
          <w:lang w:val="en"/>
        </w:rPr>
        <w:t xml:space="preserve">ue to </w:t>
      </w:r>
      <w:r>
        <w:rPr>
          <w:lang w:val="en"/>
        </w:rPr>
        <w:t>its</w:t>
      </w:r>
      <w:r w:rsidRPr="001D2CE8">
        <w:rPr>
          <w:lang w:val="en"/>
        </w:rPr>
        <w:t xml:space="preserve"> small size, light weight, low cost, good maneuverability and </w:t>
      </w:r>
      <w:r w:rsidR="005A0699">
        <w:rPr>
          <w:lang w:val="en"/>
        </w:rPr>
        <w:t>stability,</w:t>
      </w:r>
      <w:r w:rsidRPr="001D2CE8">
        <w:rPr>
          <w:lang w:val="en"/>
        </w:rPr>
        <w:t xml:space="preserve"> showing excellent features in the fields of search, aerial photography, surveillance, etc. It is </w:t>
      </w:r>
      <w:r w:rsidR="005A0699">
        <w:rPr>
          <w:lang w:val="en"/>
        </w:rPr>
        <w:t xml:space="preserve">also </w:t>
      </w:r>
      <w:r w:rsidRPr="001D2CE8">
        <w:rPr>
          <w:lang w:val="en"/>
        </w:rPr>
        <w:t xml:space="preserve">applied to special areas such as military operations. In modern warfare, multi-rotors have been put into the battle missions of narrow spaces and street buildings, but </w:t>
      </w:r>
      <w:r w:rsidR="00423B45">
        <w:rPr>
          <w:lang w:val="en"/>
        </w:rPr>
        <w:t xml:space="preserve">the tasks </w:t>
      </w:r>
      <w:r w:rsidRPr="001D2CE8">
        <w:rPr>
          <w:lang w:val="en"/>
        </w:rPr>
        <w:t xml:space="preserve">usually require experienced manipulators to </w:t>
      </w:r>
      <w:r w:rsidR="00423B45" w:rsidRPr="00423B45">
        <w:rPr>
          <w:lang w:val="en"/>
        </w:rPr>
        <w:t>accomplish precision strikes</w:t>
      </w:r>
      <w:r w:rsidR="00423B45">
        <w:rPr>
          <w:lang w:val="en"/>
        </w:rPr>
        <w:t>, which</w:t>
      </w:r>
      <w:r w:rsidRPr="001D2CE8">
        <w:rPr>
          <w:lang w:val="en"/>
        </w:rPr>
        <w:t xml:space="preserve"> has </w:t>
      </w:r>
      <w:r w:rsidR="00423B45">
        <w:rPr>
          <w:lang w:val="en"/>
        </w:rPr>
        <w:t xml:space="preserve">many disadvantages such as </w:t>
      </w:r>
      <w:r w:rsidRPr="001D2CE8">
        <w:rPr>
          <w:lang w:val="en"/>
        </w:rPr>
        <w:t xml:space="preserve">high risk, low ease of use, etc. </w:t>
      </w:r>
      <w:r w:rsidR="00423B45">
        <w:rPr>
          <w:lang w:val="en"/>
        </w:rPr>
        <w:t>S</w:t>
      </w:r>
      <w:r w:rsidRPr="001D2CE8">
        <w:rPr>
          <w:lang w:val="en"/>
        </w:rPr>
        <w:t xml:space="preserve">o this paper hopes to propose a reliable image-based servo control </w:t>
      </w:r>
      <w:r w:rsidR="004D1AFB" w:rsidRPr="004D1AFB">
        <w:rPr>
          <w:lang w:val="en"/>
        </w:rPr>
        <w:t>algorithm</w:t>
      </w:r>
      <w:r w:rsidRPr="001D2CE8">
        <w:rPr>
          <w:lang w:val="en"/>
        </w:rPr>
        <w:t xml:space="preserve">, so that multi-rotor </w:t>
      </w:r>
      <w:r w:rsidR="00423B45">
        <w:rPr>
          <w:lang w:val="en"/>
        </w:rPr>
        <w:t xml:space="preserve">aircrafts are able to </w:t>
      </w:r>
      <w:r w:rsidRPr="001D2CE8">
        <w:rPr>
          <w:lang w:val="en"/>
        </w:rPr>
        <w:t>autonomous</w:t>
      </w:r>
      <w:r w:rsidR="004D1AFB">
        <w:rPr>
          <w:lang w:val="en"/>
        </w:rPr>
        <w:t>ly</w:t>
      </w:r>
      <w:r w:rsidRPr="001D2CE8">
        <w:rPr>
          <w:lang w:val="en"/>
        </w:rPr>
        <w:t xml:space="preserve"> </w:t>
      </w:r>
      <w:r w:rsidR="00423B45">
        <w:rPr>
          <w:lang w:val="en"/>
        </w:rPr>
        <w:t xml:space="preserve">accomplish precision </w:t>
      </w:r>
      <w:r w:rsidR="00C37D25">
        <w:rPr>
          <w:lang w:val="en"/>
        </w:rPr>
        <w:t>blow</w:t>
      </w:r>
      <w:r w:rsidRPr="001D2CE8">
        <w:rPr>
          <w:lang w:val="en"/>
        </w:rPr>
        <w:t>.</w:t>
      </w:r>
    </w:p>
    <w:p w14:paraId="55F423A9" w14:textId="23E7B852" w:rsidR="001D2CE8" w:rsidRPr="001D2CE8" w:rsidRDefault="001D2CE8" w:rsidP="001D2CE8">
      <w:pPr>
        <w:ind w:firstLine="420"/>
      </w:pPr>
      <w:r w:rsidRPr="001D2CE8">
        <w:rPr>
          <w:lang w:val="en"/>
        </w:rPr>
        <w:t xml:space="preserve">The main goal of this </w:t>
      </w:r>
      <w:commentRangeStart w:id="14"/>
      <w:r w:rsidRPr="001D2CE8">
        <w:rPr>
          <w:lang w:val="en"/>
        </w:rPr>
        <w:t xml:space="preserve">paper </w:t>
      </w:r>
      <w:commentRangeEnd w:id="14"/>
      <w:r w:rsidR="006A3B74">
        <w:rPr>
          <w:rStyle w:val="ad"/>
        </w:rPr>
        <w:commentReference w:id="14"/>
      </w:r>
      <w:r w:rsidRPr="001D2CE8">
        <w:rPr>
          <w:lang w:val="en"/>
        </w:rPr>
        <w:t xml:space="preserve">is to design an image-based servo control </w:t>
      </w:r>
      <w:r w:rsidR="004D1AFB" w:rsidRPr="004D1AFB">
        <w:rPr>
          <w:lang w:val="en"/>
        </w:rPr>
        <w:t>algorithm</w:t>
      </w:r>
      <w:r w:rsidRPr="001D2CE8">
        <w:rPr>
          <w:lang w:val="en"/>
        </w:rPr>
        <w:t xml:space="preserve">, which can autonomously strike the target at close range and </w:t>
      </w:r>
      <w:r w:rsidR="00614B08">
        <w:rPr>
          <w:lang w:val="en"/>
        </w:rPr>
        <w:t>lead</w:t>
      </w:r>
      <w:r w:rsidRPr="001D2CE8">
        <w:rPr>
          <w:lang w:val="en"/>
        </w:rPr>
        <w:t xml:space="preserve"> the target to converge in the image field of view. In this paper, the multi-rotor channel model and the visual servo model are first established as the mathematical basis of algorithm design. Because the design focuses on the servo control algorithm, the mature visual tracking algorithm applied in the experiment is introduced. Then the core chapter </w:t>
      </w:r>
      <w:r w:rsidR="009C615B">
        <w:rPr>
          <w:lang w:val="en"/>
        </w:rPr>
        <w:t xml:space="preserve">is about the </w:t>
      </w:r>
      <w:r w:rsidRPr="001D2CE8">
        <w:rPr>
          <w:lang w:val="en"/>
        </w:rPr>
        <w:t xml:space="preserve">design </w:t>
      </w:r>
      <w:r w:rsidR="009C615B">
        <w:rPr>
          <w:lang w:val="en"/>
        </w:rPr>
        <w:t xml:space="preserve">of </w:t>
      </w:r>
      <w:r w:rsidRPr="001D2CE8">
        <w:rPr>
          <w:lang w:val="en"/>
        </w:rPr>
        <w:t xml:space="preserve">visual servo </w:t>
      </w:r>
      <w:r w:rsidR="009C615B">
        <w:rPr>
          <w:lang w:val="en"/>
        </w:rPr>
        <w:t>algorithm. B</w:t>
      </w:r>
      <w:r w:rsidRPr="001D2CE8">
        <w:rPr>
          <w:lang w:val="en"/>
        </w:rPr>
        <w:t>ased on the mathematical model</w:t>
      </w:r>
      <w:r w:rsidR="009C615B">
        <w:rPr>
          <w:lang w:val="en"/>
        </w:rPr>
        <w:t xml:space="preserve"> mentioned above</w:t>
      </w:r>
      <w:r w:rsidRPr="001D2CE8">
        <w:rPr>
          <w:lang w:val="en"/>
        </w:rPr>
        <w:t xml:space="preserve">, </w:t>
      </w:r>
      <w:r w:rsidR="009C615B">
        <w:rPr>
          <w:lang w:val="en"/>
        </w:rPr>
        <w:t xml:space="preserve">the paper </w:t>
      </w:r>
      <w:r w:rsidRPr="001D2CE8">
        <w:rPr>
          <w:lang w:val="en"/>
        </w:rPr>
        <w:t>designs the control algorithm for the vertical and horizontal channels, and brings the convergence of the decoupled</w:t>
      </w:r>
      <w:r w:rsidR="00CE70D5" w:rsidRPr="00CE70D5">
        <w:t xml:space="preserve"> </w:t>
      </w:r>
      <w:r w:rsidR="00CE70D5" w:rsidRPr="00CE70D5">
        <w:rPr>
          <w:lang w:val="en"/>
        </w:rPr>
        <w:t>Interaction Matrix</w:t>
      </w:r>
      <w:r w:rsidRPr="001D2CE8">
        <w:rPr>
          <w:lang w:val="en"/>
        </w:rPr>
        <w:t xml:space="preserve"> to prove the algorithm.</w:t>
      </w:r>
    </w:p>
    <w:p w14:paraId="08D470BA" w14:textId="752B21D3" w:rsidR="006248B1" w:rsidRPr="001D2CE8" w:rsidRDefault="00CE70D5" w:rsidP="001D2CE8">
      <w:r>
        <w:tab/>
      </w:r>
      <w:r w:rsidRPr="00CE70D5">
        <w:t xml:space="preserve">In this paper, the virtual reality toolbox is used to verify the visual servo algorithm on the </w:t>
      </w:r>
      <w:r w:rsidR="00CF75D0">
        <w:t>MATLAB</w:t>
      </w:r>
      <w:r w:rsidRPr="00CE70D5">
        <w:t>. The V-Realm Builder is used to build a 3D scene model, and the multi-rotor model, VR view</w:t>
      </w:r>
      <w:r>
        <w:t xml:space="preserve"> module</w:t>
      </w:r>
      <w:r w:rsidRPr="00CE70D5">
        <w:t xml:space="preserve">, image tracking module and visual servo controller required for the complete visual servo </w:t>
      </w:r>
      <w:r>
        <w:t xml:space="preserve">control </w:t>
      </w:r>
      <w:r w:rsidRPr="00CE70D5">
        <w:t xml:space="preserve">system are built in Simulink. The simulation results show that the proposed method can realize the image-based close-range tracking control of multi-rotor aircraft. Finally, the effects of different motion trajectories and different motion speeds on the control effect are </w:t>
      </w:r>
      <w:r w:rsidRPr="00CE70D5">
        <w:lastRenderedPageBreak/>
        <w:t>discussed.</w:t>
      </w:r>
    </w:p>
    <w:p w14:paraId="50DBE739" w14:textId="0A410FE7" w:rsidR="00E942B4" w:rsidRPr="006248B1" w:rsidRDefault="006248B1" w:rsidP="006248B1">
      <w:pPr>
        <w:widowControl/>
        <w:ind w:left="1680" w:hangingChars="600" w:hanging="1680"/>
        <w:rPr>
          <w:szCs w:val="24"/>
        </w:rPr>
      </w:pPr>
      <w:r w:rsidRPr="00BE3816">
        <w:rPr>
          <w:sz w:val="28"/>
          <w:szCs w:val="28"/>
        </w:rPr>
        <w:t xml:space="preserve">Key words: </w:t>
      </w:r>
      <w:r w:rsidR="001D2CE8">
        <w:rPr>
          <w:szCs w:val="24"/>
        </w:rPr>
        <w:t>m</w:t>
      </w:r>
      <w:r w:rsidR="001D2CE8" w:rsidRPr="001D2CE8">
        <w:rPr>
          <w:szCs w:val="24"/>
        </w:rPr>
        <w:t xml:space="preserve">ulti-rotor </w:t>
      </w:r>
      <w:r w:rsidR="001D2CE8">
        <w:rPr>
          <w:rFonts w:hint="eastAsia"/>
          <w:szCs w:val="24"/>
        </w:rPr>
        <w:t>a</w:t>
      </w:r>
      <w:r w:rsidR="001D2CE8" w:rsidRPr="001D2CE8">
        <w:rPr>
          <w:szCs w:val="24"/>
        </w:rPr>
        <w:t>ircrafts</w:t>
      </w:r>
      <w:r w:rsidRPr="00BE3816">
        <w:rPr>
          <w:szCs w:val="24"/>
        </w:rPr>
        <w:t xml:space="preserve">, </w:t>
      </w:r>
      <w:r w:rsidR="00BF1968">
        <w:rPr>
          <w:szCs w:val="24"/>
        </w:rPr>
        <w:t>image based visual servo control</w:t>
      </w:r>
      <w:r w:rsidRPr="00BE3816">
        <w:rPr>
          <w:szCs w:val="24"/>
        </w:rPr>
        <w:t xml:space="preserve">, </w:t>
      </w:r>
      <w:r w:rsidR="00BF1968">
        <w:rPr>
          <w:szCs w:val="24"/>
        </w:rPr>
        <w:t>image tracking</w:t>
      </w:r>
    </w:p>
    <w:p w14:paraId="16290432" w14:textId="45D9289B" w:rsidR="00285576" w:rsidRPr="006248B1" w:rsidRDefault="00E942B4">
      <w:pPr>
        <w:widowControl/>
        <w:spacing w:line="240" w:lineRule="auto"/>
        <w:jc w:val="left"/>
      </w:pPr>
      <w:r>
        <w:br w:type="page"/>
      </w:r>
    </w:p>
    <w:bookmarkStart w:id="15" w:name="_Hlk8030948" w:displacedByCustomXml="next"/>
    <w:sdt>
      <w:sdtPr>
        <w:rPr>
          <w:rFonts w:ascii="Times New Roman" w:eastAsia="宋体" w:hAnsi="Times New Roman"/>
          <w:color w:val="auto"/>
          <w:kern w:val="2"/>
          <w:sz w:val="24"/>
          <w:szCs w:val="22"/>
          <w:lang w:val="zh-CN"/>
        </w:rPr>
        <w:id w:val="-1218965830"/>
        <w:docPartObj>
          <w:docPartGallery w:val="Table of Contents"/>
          <w:docPartUnique/>
        </w:docPartObj>
      </w:sdtPr>
      <w:sdtEndPr>
        <w:rPr>
          <w:b/>
          <w:bCs/>
        </w:rPr>
      </w:sdtEndPr>
      <w:sdtContent>
        <w:p w14:paraId="16990E43" w14:textId="20EA6836" w:rsidR="00285576" w:rsidRDefault="00285576" w:rsidP="00157599">
          <w:pPr>
            <w:pStyle w:val="TOC"/>
          </w:pPr>
          <w:r>
            <w:rPr>
              <w:lang w:val="zh-CN"/>
            </w:rPr>
            <w:t>目录</w:t>
          </w:r>
        </w:p>
        <w:p w14:paraId="324CE44C" w14:textId="1B77EF2E" w:rsidR="00DD1D5B" w:rsidRDefault="00285576">
          <w:pPr>
            <w:pStyle w:val="11"/>
            <w:tabs>
              <w:tab w:val="right" w:leader="dot" w:pos="9061"/>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9265352" w:history="1">
            <w:r w:rsidR="00DD1D5B" w:rsidRPr="00322B6F">
              <w:rPr>
                <w:rStyle w:val="a9"/>
                <w:noProof/>
              </w:rPr>
              <w:t>1.</w:t>
            </w:r>
            <w:r w:rsidR="00DD1D5B" w:rsidRPr="00322B6F">
              <w:rPr>
                <w:rStyle w:val="a9"/>
                <w:noProof/>
              </w:rPr>
              <w:t>绪论</w:t>
            </w:r>
            <w:r w:rsidR="00DD1D5B">
              <w:rPr>
                <w:noProof/>
                <w:webHidden/>
              </w:rPr>
              <w:tab/>
            </w:r>
            <w:r w:rsidR="00DD1D5B">
              <w:rPr>
                <w:noProof/>
                <w:webHidden/>
              </w:rPr>
              <w:fldChar w:fldCharType="begin"/>
            </w:r>
            <w:r w:rsidR="00DD1D5B">
              <w:rPr>
                <w:noProof/>
                <w:webHidden/>
              </w:rPr>
              <w:instrText xml:space="preserve"> PAGEREF _Toc9265352 \h </w:instrText>
            </w:r>
            <w:r w:rsidR="00DD1D5B">
              <w:rPr>
                <w:noProof/>
                <w:webHidden/>
              </w:rPr>
            </w:r>
            <w:r w:rsidR="00DD1D5B">
              <w:rPr>
                <w:noProof/>
                <w:webHidden/>
              </w:rPr>
              <w:fldChar w:fldCharType="separate"/>
            </w:r>
            <w:r w:rsidR="0011278B">
              <w:rPr>
                <w:noProof/>
                <w:webHidden/>
              </w:rPr>
              <w:t>6</w:t>
            </w:r>
            <w:r w:rsidR="00DD1D5B">
              <w:rPr>
                <w:noProof/>
                <w:webHidden/>
              </w:rPr>
              <w:fldChar w:fldCharType="end"/>
            </w:r>
          </w:hyperlink>
        </w:p>
        <w:p w14:paraId="4ADF0263" w14:textId="4A1782D0" w:rsidR="00DD1D5B" w:rsidRDefault="006A3B74">
          <w:pPr>
            <w:pStyle w:val="21"/>
            <w:tabs>
              <w:tab w:val="right" w:leader="dot" w:pos="9061"/>
            </w:tabs>
            <w:ind w:left="480"/>
            <w:rPr>
              <w:rFonts w:asciiTheme="minorHAnsi" w:eastAsiaTheme="minorEastAsia" w:hAnsiTheme="minorHAnsi" w:cstheme="minorBidi"/>
              <w:noProof/>
              <w:sz w:val="21"/>
            </w:rPr>
          </w:pPr>
          <w:hyperlink w:anchor="_Toc9265353" w:history="1">
            <w:r w:rsidR="00DD1D5B" w:rsidRPr="00322B6F">
              <w:rPr>
                <w:rStyle w:val="a9"/>
                <w:noProof/>
              </w:rPr>
              <w:t>1.1</w:t>
            </w:r>
            <w:r w:rsidR="00DD1D5B" w:rsidRPr="00322B6F">
              <w:rPr>
                <w:rStyle w:val="a9"/>
                <w:noProof/>
              </w:rPr>
              <w:t>研究背景</w:t>
            </w:r>
            <w:r w:rsidR="00DD1D5B">
              <w:rPr>
                <w:noProof/>
                <w:webHidden/>
              </w:rPr>
              <w:tab/>
            </w:r>
            <w:r w:rsidR="00DD1D5B">
              <w:rPr>
                <w:noProof/>
                <w:webHidden/>
              </w:rPr>
              <w:fldChar w:fldCharType="begin"/>
            </w:r>
            <w:r w:rsidR="00DD1D5B">
              <w:rPr>
                <w:noProof/>
                <w:webHidden/>
              </w:rPr>
              <w:instrText xml:space="preserve"> PAGEREF _Toc9265353 \h </w:instrText>
            </w:r>
            <w:r w:rsidR="00DD1D5B">
              <w:rPr>
                <w:noProof/>
                <w:webHidden/>
              </w:rPr>
            </w:r>
            <w:r w:rsidR="00DD1D5B">
              <w:rPr>
                <w:noProof/>
                <w:webHidden/>
              </w:rPr>
              <w:fldChar w:fldCharType="separate"/>
            </w:r>
            <w:r w:rsidR="0011278B">
              <w:rPr>
                <w:noProof/>
                <w:webHidden/>
              </w:rPr>
              <w:t>6</w:t>
            </w:r>
            <w:r w:rsidR="00DD1D5B">
              <w:rPr>
                <w:noProof/>
                <w:webHidden/>
              </w:rPr>
              <w:fldChar w:fldCharType="end"/>
            </w:r>
          </w:hyperlink>
        </w:p>
        <w:p w14:paraId="686B7471" w14:textId="083BA49C" w:rsidR="00DD1D5B" w:rsidRDefault="006A3B74">
          <w:pPr>
            <w:pStyle w:val="21"/>
            <w:tabs>
              <w:tab w:val="right" w:leader="dot" w:pos="9061"/>
            </w:tabs>
            <w:ind w:left="480"/>
            <w:rPr>
              <w:rFonts w:asciiTheme="minorHAnsi" w:eastAsiaTheme="minorEastAsia" w:hAnsiTheme="minorHAnsi" w:cstheme="minorBidi"/>
              <w:noProof/>
              <w:sz w:val="21"/>
            </w:rPr>
          </w:pPr>
          <w:hyperlink w:anchor="_Toc9265354" w:history="1">
            <w:r w:rsidR="00DD1D5B" w:rsidRPr="00322B6F">
              <w:rPr>
                <w:rStyle w:val="a9"/>
                <w:noProof/>
              </w:rPr>
              <w:t>1.2</w:t>
            </w:r>
            <w:r w:rsidR="00DD1D5B" w:rsidRPr="00322B6F">
              <w:rPr>
                <w:rStyle w:val="a9"/>
                <w:noProof/>
              </w:rPr>
              <w:t>研究意义</w:t>
            </w:r>
            <w:r w:rsidR="00DD1D5B">
              <w:rPr>
                <w:noProof/>
                <w:webHidden/>
              </w:rPr>
              <w:tab/>
            </w:r>
            <w:r w:rsidR="00DD1D5B">
              <w:rPr>
                <w:noProof/>
                <w:webHidden/>
              </w:rPr>
              <w:fldChar w:fldCharType="begin"/>
            </w:r>
            <w:r w:rsidR="00DD1D5B">
              <w:rPr>
                <w:noProof/>
                <w:webHidden/>
              </w:rPr>
              <w:instrText xml:space="preserve"> PAGEREF _Toc9265354 \h </w:instrText>
            </w:r>
            <w:r w:rsidR="00DD1D5B">
              <w:rPr>
                <w:noProof/>
                <w:webHidden/>
              </w:rPr>
            </w:r>
            <w:r w:rsidR="00DD1D5B">
              <w:rPr>
                <w:noProof/>
                <w:webHidden/>
              </w:rPr>
              <w:fldChar w:fldCharType="separate"/>
            </w:r>
            <w:r w:rsidR="0011278B">
              <w:rPr>
                <w:noProof/>
                <w:webHidden/>
              </w:rPr>
              <w:t>7</w:t>
            </w:r>
            <w:r w:rsidR="00DD1D5B">
              <w:rPr>
                <w:noProof/>
                <w:webHidden/>
              </w:rPr>
              <w:fldChar w:fldCharType="end"/>
            </w:r>
          </w:hyperlink>
        </w:p>
        <w:p w14:paraId="7D5F0324" w14:textId="2F74C6CC" w:rsidR="00DD1D5B" w:rsidRDefault="006A3B74">
          <w:pPr>
            <w:pStyle w:val="21"/>
            <w:tabs>
              <w:tab w:val="right" w:leader="dot" w:pos="9061"/>
            </w:tabs>
            <w:ind w:left="480"/>
            <w:rPr>
              <w:rFonts w:asciiTheme="minorHAnsi" w:eastAsiaTheme="minorEastAsia" w:hAnsiTheme="minorHAnsi" w:cstheme="minorBidi"/>
              <w:noProof/>
              <w:sz w:val="21"/>
            </w:rPr>
          </w:pPr>
          <w:hyperlink w:anchor="_Toc9265355" w:history="1">
            <w:r w:rsidR="00DD1D5B" w:rsidRPr="00322B6F">
              <w:rPr>
                <w:rStyle w:val="a9"/>
                <w:rFonts w:ascii="宋体" w:hAnsi="宋体"/>
                <w:noProof/>
              </w:rPr>
              <w:t>1.3国内外研究现状</w:t>
            </w:r>
            <w:r w:rsidR="00DD1D5B">
              <w:rPr>
                <w:noProof/>
                <w:webHidden/>
              </w:rPr>
              <w:tab/>
            </w:r>
            <w:r w:rsidR="00DD1D5B">
              <w:rPr>
                <w:noProof/>
                <w:webHidden/>
              </w:rPr>
              <w:fldChar w:fldCharType="begin"/>
            </w:r>
            <w:r w:rsidR="00DD1D5B">
              <w:rPr>
                <w:noProof/>
                <w:webHidden/>
              </w:rPr>
              <w:instrText xml:space="preserve"> PAGEREF _Toc9265355 \h </w:instrText>
            </w:r>
            <w:r w:rsidR="00DD1D5B">
              <w:rPr>
                <w:noProof/>
                <w:webHidden/>
              </w:rPr>
            </w:r>
            <w:r w:rsidR="00DD1D5B">
              <w:rPr>
                <w:noProof/>
                <w:webHidden/>
              </w:rPr>
              <w:fldChar w:fldCharType="separate"/>
            </w:r>
            <w:r w:rsidR="0011278B">
              <w:rPr>
                <w:noProof/>
                <w:webHidden/>
              </w:rPr>
              <w:t>8</w:t>
            </w:r>
            <w:r w:rsidR="00DD1D5B">
              <w:rPr>
                <w:noProof/>
                <w:webHidden/>
              </w:rPr>
              <w:fldChar w:fldCharType="end"/>
            </w:r>
          </w:hyperlink>
        </w:p>
        <w:p w14:paraId="41087217" w14:textId="1B133ADA" w:rsidR="00DD1D5B" w:rsidRDefault="006A3B74">
          <w:pPr>
            <w:pStyle w:val="31"/>
            <w:tabs>
              <w:tab w:val="right" w:leader="dot" w:pos="9061"/>
            </w:tabs>
            <w:ind w:left="960"/>
            <w:rPr>
              <w:rFonts w:asciiTheme="minorHAnsi" w:eastAsiaTheme="minorEastAsia" w:hAnsiTheme="minorHAnsi" w:cstheme="minorBidi"/>
              <w:noProof/>
              <w:sz w:val="21"/>
            </w:rPr>
          </w:pPr>
          <w:hyperlink w:anchor="_Toc9265356" w:history="1">
            <w:r w:rsidR="00DD1D5B" w:rsidRPr="00322B6F">
              <w:rPr>
                <w:rStyle w:val="a9"/>
                <w:rFonts w:ascii="宋体" w:hAnsi="宋体"/>
                <w:noProof/>
              </w:rPr>
              <w:t>1.3.1图像追踪算法</w:t>
            </w:r>
            <w:r w:rsidR="00DD1D5B">
              <w:rPr>
                <w:noProof/>
                <w:webHidden/>
              </w:rPr>
              <w:tab/>
            </w:r>
            <w:r w:rsidR="00DD1D5B">
              <w:rPr>
                <w:noProof/>
                <w:webHidden/>
              </w:rPr>
              <w:fldChar w:fldCharType="begin"/>
            </w:r>
            <w:r w:rsidR="00DD1D5B">
              <w:rPr>
                <w:noProof/>
                <w:webHidden/>
              </w:rPr>
              <w:instrText xml:space="preserve"> PAGEREF _Toc9265356 \h </w:instrText>
            </w:r>
            <w:r w:rsidR="00DD1D5B">
              <w:rPr>
                <w:noProof/>
                <w:webHidden/>
              </w:rPr>
            </w:r>
            <w:r w:rsidR="00DD1D5B">
              <w:rPr>
                <w:noProof/>
                <w:webHidden/>
              </w:rPr>
              <w:fldChar w:fldCharType="separate"/>
            </w:r>
            <w:r w:rsidR="0011278B">
              <w:rPr>
                <w:noProof/>
                <w:webHidden/>
              </w:rPr>
              <w:t>8</w:t>
            </w:r>
            <w:r w:rsidR="00DD1D5B">
              <w:rPr>
                <w:noProof/>
                <w:webHidden/>
              </w:rPr>
              <w:fldChar w:fldCharType="end"/>
            </w:r>
          </w:hyperlink>
        </w:p>
        <w:p w14:paraId="7C0DB97D" w14:textId="750F53A6" w:rsidR="00DD1D5B" w:rsidRDefault="006A3B74">
          <w:pPr>
            <w:pStyle w:val="31"/>
            <w:tabs>
              <w:tab w:val="right" w:leader="dot" w:pos="9061"/>
            </w:tabs>
            <w:ind w:left="960"/>
            <w:rPr>
              <w:rFonts w:asciiTheme="minorHAnsi" w:eastAsiaTheme="minorEastAsia" w:hAnsiTheme="minorHAnsi" w:cstheme="minorBidi"/>
              <w:noProof/>
              <w:sz w:val="21"/>
            </w:rPr>
          </w:pPr>
          <w:hyperlink w:anchor="_Toc9265357" w:history="1">
            <w:r w:rsidR="00DD1D5B" w:rsidRPr="00322B6F">
              <w:rPr>
                <w:rStyle w:val="a9"/>
                <w:rFonts w:ascii="宋体" w:hAnsi="宋体"/>
                <w:noProof/>
              </w:rPr>
              <w:t>1.3.2视觉伺服概论</w:t>
            </w:r>
            <w:r w:rsidR="00DD1D5B">
              <w:rPr>
                <w:noProof/>
                <w:webHidden/>
              </w:rPr>
              <w:tab/>
            </w:r>
            <w:r w:rsidR="00DD1D5B">
              <w:rPr>
                <w:noProof/>
                <w:webHidden/>
              </w:rPr>
              <w:fldChar w:fldCharType="begin"/>
            </w:r>
            <w:r w:rsidR="00DD1D5B">
              <w:rPr>
                <w:noProof/>
                <w:webHidden/>
              </w:rPr>
              <w:instrText xml:space="preserve"> PAGEREF _Toc9265357 \h </w:instrText>
            </w:r>
            <w:r w:rsidR="00DD1D5B">
              <w:rPr>
                <w:noProof/>
                <w:webHidden/>
              </w:rPr>
            </w:r>
            <w:r w:rsidR="00DD1D5B">
              <w:rPr>
                <w:noProof/>
                <w:webHidden/>
              </w:rPr>
              <w:fldChar w:fldCharType="separate"/>
            </w:r>
            <w:r w:rsidR="0011278B">
              <w:rPr>
                <w:noProof/>
                <w:webHidden/>
              </w:rPr>
              <w:t>8</w:t>
            </w:r>
            <w:r w:rsidR="00DD1D5B">
              <w:rPr>
                <w:noProof/>
                <w:webHidden/>
              </w:rPr>
              <w:fldChar w:fldCharType="end"/>
            </w:r>
          </w:hyperlink>
        </w:p>
        <w:p w14:paraId="3591E826" w14:textId="39DA015C" w:rsidR="00DD1D5B" w:rsidRDefault="006A3B74">
          <w:pPr>
            <w:pStyle w:val="31"/>
            <w:tabs>
              <w:tab w:val="right" w:leader="dot" w:pos="9061"/>
            </w:tabs>
            <w:ind w:left="960"/>
            <w:rPr>
              <w:rFonts w:asciiTheme="minorHAnsi" w:eastAsiaTheme="minorEastAsia" w:hAnsiTheme="minorHAnsi" w:cstheme="minorBidi"/>
              <w:noProof/>
              <w:sz w:val="21"/>
            </w:rPr>
          </w:pPr>
          <w:hyperlink w:anchor="_Toc9265358" w:history="1">
            <w:r w:rsidR="00DD1D5B" w:rsidRPr="00322B6F">
              <w:rPr>
                <w:rStyle w:val="a9"/>
                <w:rFonts w:ascii="宋体" w:hAnsi="宋体"/>
                <w:noProof/>
              </w:rPr>
              <w:t>1.3.3带有视场角约束的制导律</w:t>
            </w:r>
            <w:r w:rsidR="00DD1D5B">
              <w:rPr>
                <w:noProof/>
                <w:webHidden/>
              </w:rPr>
              <w:tab/>
            </w:r>
            <w:r w:rsidR="00DD1D5B">
              <w:rPr>
                <w:noProof/>
                <w:webHidden/>
              </w:rPr>
              <w:fldChar w:fldCharType="begin"/>
            </w:r>
            <w:r w:rsidR="00DD1D5B">
              <w:rPr>
                <w:noProof/>
                <w:webHidden/>
              </w:rPr>
              <w:instrText xml:space="preserve"> PAGEREF _Toc9265358 \h </w:instrText>
            </w:r>
            <w:r w:rsidR="00DD1D5B">
              <w:rPr>
                <w:noProof/>
                <w:webHidden/>
              </w:rPr>
            </w:r>
            <w:r w:rsidR="00DD1D5B">
              <w:rPr>
                <w:noProof/>
                <w:webHidden/>
              </w:rPr>
              <w:fldChar w:fldCharType="separate"/>
            </w:r>
            <w:r w:rsidR="0011278B">
              <w:rPr>
                <w:noProof/>
                <w:webHidden/>
              </w:rPr>
              <w:t>10</w:t>
            </w:r>
            <w:r w:rsidR="00DD1D5B">
              <w:rPr>
                <w:noProof/>
                <w:webHidden/>
              </w:rPr>
              <w:fldChar w:fldCharType="end"/>
            </w:r>
          </w:hyperlink>
        </w:p>
        <w:p w14:paraId="3983B779" w14:textId="03401A26" w:rsidR="00DD1D5B" w:rsidRDefault="006A3B74">
          <w:pPr>
            <w:pStyle w:val="31"/>
            <w:tabs>
              <w:tab w:val="right" w:leader="dot" w:pos="9061"/>
            </w:tabs>
            <w:ind w:left="960"/>
            <w:rPr>
              <w:rFonts w:asciiTheme="minorHAnsi" w:eastAsiaTheme="minorEastAsia" w:hAnsiTheme="minorHAnsi" w:cstheme="minorBidi"/>
              <w:noProof/>
              <w:sz w:val="21"/>
            </w:rPr>
          </w:pPr>
          <w:hyperlink w:anchor="_Toc9265359" w:history="1">
            <w:r w:rsidR="00DD1D5B" w:rsidRPr="00322B6F">
              <w:rPr>
                <w:rStyle w:val="a9"/>
                <w:rFonts w:ascii="宋体" w:hAnsi="宋体"/>
                <w:noProof/>
              </w:rPr>
              <w:t>1.3.4小结</w:t>
            </w:r>
            <w:r w:rsidR="00DD1D5B">
              <w:rPr>
                <w:noProof/>
                <w:webHidden/>
              </w:rPr>
              <w:tab/>
            </w:r>
            <w:r w:rsidR="00DD1D5B">
              <w:rPr>
                <w:noProof/>
                <w:webHidden/>
              </w:rPr>
              <w:fldChar w:fldCharType="begin"/>
            </w:r>
            <w:r w:rsidR="00DD1D5B">
              <w:rPr>
                <w:noProof/>
                <w:webHidden/>
              </w:rPr>
              <w:instrText xml:space="preserve"> PAGEREF _Toc9265359 \h </w:instrText>
            </w:r>
            <w:r w:rsidR="00DD1D5B">
              <w:rPr>
                <w:noProof/>
                <w:webHidden/>
              </w:rPr>
            </w:r>
            <w:r w:rsidR="00DD1D5B">
              <w:rPr>
                <w:noProof/>
                <w:webHidden/>
              </w:rPr>
              <w:fldChar w:fldCharType="separate"/>
            </w:r>
            <w:r w:rsidR="0011278B">
              <w:rPr>
                <w:noProof/>
                <w:webHidden/>
              </w:rPr>
              <w:t>11</w:t>
            </w:r>
            <w:r w:rsidR="00DD1D5B">
              <w:rPr>
                <w:noProof/>
                <w:webHidden/>
              </w:rPr>
              <w:fldChar w:fldCharType="end"/>
            </w:r>
          </w:hyperlink>
        </w:p>
        <w:p w14:paraId="0D22633E" w14:textId="72677589" w:rsidR="00DD1D5B" w:rsidRDefault="006A3B74">
          <w:pPr>
            <w:pStyle w:val="21"/>
            <w:tabs>
              <w:tab w:val="right" w:leader="dot" w:pos="9061"/>
            </w:tabs>
            <w:ind w:left="480"/>
            <w:rPr>
              <w:rFonts w:asciiTheme="minorHAnsi" w:eastAsiaTheme="minorEastAsia" w:hAnsiTheme="minorHAnsi" w:cstheme="minorBidi"/>
              <w:noProof/>
              <w:sz w:val="21"/>
            </w:rPr>
          </w:pPr>
          <w:hyperlink w:anchor="_Toc9265360" w:history="1">
            <w:r w:rsidR="00DD1D5B" w:rsidRPr="00322B6F">
              <w:rPr>
                <w:rStyle w:val="a9"/>
                <w:rFonts w:ascii="宋体" w:hAnsi="宋体"/>
                <w:noProof/>
              </w:rPr>
              <w:t>1.4研究目标与研究内容</w:t>
            </w:r>
            <w:r w:rsidR="00DD1D5B">
              <w:rPr>
                <w:noProof/>
                <w:webHidden/>
              </w:rPr>
              <w:tab/>
            </w:r>
            <w:r w:rsidR="00DD1D5B">
              <w:rPr>
                <w:noProof/>
                <w:webHidden/>
              </w:rPr>
              <w:fldChar w:fldCharType="begin"/>
            </w:r>
            <w:r w:rsidR="00DD1D5B">
              <w:rPr>
                <w:noProof/>
                <w:webHidden/>
              </w:rPr>
              <w:instrText xml:space="preserve"> PAGEREF _Toc9265360 \h </w:instrText>
            </w:r>
            <w:r w:rsidR="00DD1D5B">
              <w:rPr>
                <w:noProof/>
                <w:webHidden/>
              </w:rPr>
            </w:r>
            <w:r w:rsidR="00DD1D5B">
              <w:rPr>
                <w:noProof/>
                <w:webHidden/>
              </w:rPr>
              <w:fldChar w:fldCharType="separate"/>
            </w:r>
            <w:r w:rsidR="0011278B">
              <w:rPr>
                <w:noProof/>
                <w:webHidden/>
              </w:rPr>
              <w:t>11</w:t>
            </w:r>
            <w:r w:rsidR="00DD1D5B">
              <w:rPr>
                <w:noProof/>
                <w:webHidden/>
              </w:rPr>
              <w:fldChar w:fldCharType="end"/>
            </w:r>
          </w:hyperlink>
        </w:p>
        <w:p w14:paraId="7B460388" w14:textId="6D3A4A7A" w:rsidR="00DD1D5B" w:rsidRDefault="006A3B74">
          <w:pPr>
            <w:pStyle w:val="31"/>
            <w:tabs>
              <w:tab w:val="right" w:leader="dot" w:pos="9061"/>
            </w:tabs>
            <w:ind w:left="960"/>
            <w:rPr>
              <w:rFonts w:asciiTheme="minorHAnsi" w:eastAsiaTheme="minorEastAsia" w:hAnsiTheme="minorHAnsi" w:cstheme="minorBidi"/>
              <w:noProof/>
              <w:sz w:val="21"/>
            </w:rPr>
          </w:pPr>
          <w:hyperlink w:anchor="_Toc9265361" w:history="1">
            <w:r w:rsidR="00DD1D5B" w:rsidRPr="00322B6F">
              <w:rPr>
                <w:rStyle w:val="a9"/>
                <w:noProof/>
              </w:rPr>
              <w:t>1.4.1</w:t>
            </w:r>
            <w:r w:rsidR="00DD1D5B" w:rsidRPr="00322B6F">
              <w:rPr>
                <w:rStyle w:val="a9"/>
                <w:noProof/>
              </w:rPr>
              <w:t>研究目标</w:t>
            </w:r>
            <w:r w:rsidR="00DD1D5B">
              <w:rPr>
                <w:noProof/>
                <w:webHidden/>
              </w:rPr>
              <w:tab/>
            </w:r>
            <w:r w:rsidR="00DD1D5B">
              <w:rPr>
                <w:noProof/>
                <w:webHidden/>
              </w:rPr>
              <w:fldChar w:fldCharType="begin"/>
            </w:r>
            <w:r w:rsidR="00DD1D5B">
              <w:rPr>
                <w:noProof/>
                <w:webHidden/>
              </w:rPr>
              <w:instrText xml:space="preserve"> PAGEREF _Toc9265361 \h </w:instrText>
            </w:r>
            <w:r w:rsidR="00DD1D5B">
              <w:rPr>
                <w:noProof/>
                <w:webHidden/>
              </w:rPr>
            </w:r>
            <w:r w:rsidR="00DD1D5B">
              <w:rPr>
                <w:noProof/>
                <w:webHidden/>
              </w:rPr>
              <w:fldChar w:fldCharType="separate"/>
            </w:r>
            <w:r w:rsidR="0011278B">
              <w:rPr>
                <w:noProof/>
                <w:webHidden/>
              </w:rPr>
              <w:t>11</w:t>
            </w:r>
            <w:r w:rsidR="00DD1D5B">
              <w:rPr>
                <w:noProof/>
                <w:webHidden/>
              </w:rPr>
              <w:fldChar w:fldCharType="end"/>
            </w:r>
          </w:hyperlink>
        </w:p>
        <w:p w14:paraId="48027995" w14:textId="1C26C1E9" w:rsidR="00DD1D5B" w:rsidRDefault="006A3B74">
          <w:pPr>
            <w:pStyle w:val="31"/>
            <w:tabs>
              <w:tab w:val="right" w:leader="dot" w:pos="9061"/>
            </w:tabs>
            <w:ind w:left="960"/>
            <w:rPr>
              <w:rFonts w:asciiTheme="minorHAnsi" w:eastAsiaTheme="minorEastAsia" w:hAnsiTheme="minorHAnsi" w:cstheme="minorBidi"/>
              <w:noProof/>
              <w:sz w:val="21"/>
            </w:rPr>
          </w:pPr>
          <w:hyperlink w:anchor="_Toc9265362" w:history="1">
            <w:r w:rsidR="00DD1D5B" w:rsidRPr="00322B6F">
              <w:rPr>
                <w:rStyle w:val="a9"/>
                <w:rFonts w:ascii="宋体" w:hAnsi="宋体"/>
                <w:noProof/>
              </w:rPr>
              <w:t>1.4.2研究内容</w:t>
            </w:r>
            <w:r w:rsidR="00DD1D5B">
              <w:rPr>
                <w:noProof/>
                <w:webHidden/>
              </w:rPr>
              <w:tab/>
            </w:r>
            <w:r w:rsidR="00DD1D5B">
              <w:rPr>
                <w:noProof/>
                <w:webHidden/>
              </w:rPr>
              <w:fldChar w:fldCharType="begin"/>
            </w:r>
            <w:r w:rsidR="00DD1D5B">
              <w:rPr>
                <w:noProof/>
                <w:webHidden/>
              </w:rPr>
              <w:instrText xml:space="preserve"> PAGEREF _Toc9265362 \h </w:instrText>
            </w:r>
            <w:r w:rsidR="00DD1D5B">
              <w:rPr>
                <w:noProof/>
                <w:webHidden/>
              </w:rPr>
            </w:r>
            <w:r w:rsidR="00DD1D5B">
              <w:rPr>
                <w:noProof/>
                <w:webHidden/>
              </w:rPr>
              <w:fldChar w:fldCharType="separate"/>
            </w:r>
            <w:r w:rsidR="0011278B">
              <w:rPr>
                <w:noProof/>
                <w:webHidden/>
              </w:rPr>
              <w:t>11</w:t>
            </w:r>
            <w:r w:rsidR="00DD1D5B">
              <w:rPr>
                <w:noProof/>
                <w:webHidden/>
              </w:rPr>
              <w:fldChar w:fldCharType="end"/>
            </w:r>
          </w:hyperlink>
        </w:p>
        <w:p w14:paraId="21FF28AA" w14:textId="42046E36" w:rsidR="00DD1D5B" w:rsidRDefault="006A3B74">
          <w:pPr>
            <w:pStyle w:val="21"/>
            <w:tabs>
              <w:tab w:val="right" w:leader="dot" w:pos="9061"/>
            </w:tabs>
            <w:ind w:left="480"/>
            <w:rPr>
              <w:rFonts w:asciiTheme="minorHAnsi" w:eastAsiaTheme="minorEastAsia" w:hAnsiTheme="minorHAnsi" w:cstheme="minorBidi"/>
              <w:noProof/>
              <w:sz w:val="21"/>
            </w:rPr>
          </w:pPr>
          <w:hyperlink w:anchor="_Toc9265363" w:history="1">
            <w:r w:rsidR="00DD1D5B" w:rsidRPr="00322B6F">
              <w:rPr>
                <w:rStyle w:val="a9"/>
                <w:rFonts w:ascii="宋体" w:hAnsi="宋体"/>
                <w:noProof/>
              </w:rPr>
              <w:t>1.4文章组织结构</w:t>
            </w:r>
            <w:r w:rsidR="00DD1D5B">
              <w:rPr>
                <w:noProof/>
                <w:webHidden/>
              </w:rPr>
              <w:tab/>
            </w:r>
            <w:r w:rsidR="00DD1D5B">
              <w:rPr>
                <w:noProof/>
                <w:webHidden/>
              </w:rPr>
              <w:fldChar w:fldCharType="begin"/>
            </w:r>
            <w:r w:rsidR="00DD1D5B">
              <w:rPr>
                <w:noProof/>
                <w:webHidden/>
              </w:rPr>
              <w:instrText xml:space="preserve"> PAGEREF _Toc9265363 \h </w:instrText>
            </w:r>
            <w:r w:rsidR="00DD1D5B">
              <w:rPr>
                <w:noProof/>
                <w:webHidden/>
              </w:rPr>
            </w:r>
            <w:r w:rsidR="00DD1D5B">
              <w:rPr>
                <w:noProof/>
                <w:webHidden/>
              </w:rPr>
              <w:fldChar w:fldCharType="separate"/>
            </w:r>
            <w:r w:rsidR="0011278B">
              <w:rPr>
                <w:noProof/>
                <w:webHidden/>
              </w:rPr>
              <w:t>14</w:t>
            </w:r>
            <w:r w:rsidR="00DD1D5B">
              <w:rPr>
                <w:noProof/>
                <w:webHidden/>
              </w:rPr>
              <w:fldChar w:fldCharType="end"/>
            </w:r>
          </w:hyperlink>
        </w:p>
        <w:p w14:paraId="54C7CBF0" w14:textId="39670E3B" w:rsidR="00DD1D5B" w:rsidRDefault="006A3B74">
          <w:pPr>
            <w:pStyle w:val="11"/>
            <w:tabs>
              <w:tab w:val="right" w:leader="dot" w:pos="9061"/>
            </w:tabs>
            <w:rPr>
              <w:rFonts w:asciiTheme="minorHAnsi" w:eastAsiaTheme="minorEastAsia" w:hAnsiTheme="minorHAnsi" w:cstheme="minorBidi"/>
              <w:noProof/>
              <w:sz w:val="21"/>
            </w:rPr>
          </w:pPr>
          <w:hyperlink w:anchor="_Toc9265364" w:history="1">
            <w:r w:rsidR="00DD1D5B" w:rsidRPr="00322B6F">
              <w:rPr>
                <w:rStyle w:val="a9"/>
                <w:noProof/>
              </w:rPr>
              <w:t>2.</w:t>
            </w:r>
            <w:r w:rsidR="00DD1D5B" w:rsidRPr="00322B6F">
              <w:rPr>
                <w:rStyle w:val="a9"/>
                <w:noProof/>
              </w:rPr>
              <w:t>多旋翼视觉伺服模型</w:t>
            </w:r>
            <w:r w:rsidR="00DD1D5B">
              <w:rPr>
                <w:noProof/>
                <w:webHidden/>
              </w:rPr>
              <w:tab/>
            </w:r>
            <w:r w:rsidR="00DD1D5B">
              <w:rPr>
                <w:noProof/>
                <w:webHidden/>
              </w:rPr>
              <w:fldChar w:fldCharType="begin"/>
            </w:r>
            <w:r w:rsidR="00DD1D5B">
              <w:rPr>
                <w:noProof/>
                <w:webHidden/>
              </w:rPr>
              <w:instrText xml:space="preserve"> PAGEREF _Toc9265364 \h </w:instrText>
            </w:r>
            <w:r w:rsidR="00DD1D5B">
              <w:rPr>
                <w:noProof/>
                <w:webHidden/>
              </w:rPr>
            </w:r>
            <w:r w:rsidR="00DD1D5B">
              <w:rPr>
                <w:noProof/>
                <w:webHidden/>
              </w:rPr>
              <w:fldChar w:fldCharType="separate"/>
            </w:r>
            <w:r w:rsidR="0011278B">
              <w:rPr>
                <w:noProof/>
                <w:webHidden/>
              </w:rPr>
              <w:t>15</w:t>
            </w:r>
            <w:r w:rsidR="00DD1D5B">
              <w:rPr>
                <w:noProof/>
                <w:webHidden/>
              </w:rPr>
              <w:fldChar w:fldCharType="end"/>
            </w:r>
          </w:hyperlink>
        </w:p>
        <w:p w14:paraId="0FE78949" w14:textId="40AA3AB1" w:rsidR="00DD1D5B" w:rsidRDefault="006A3B74">
          <w:pPr>
            <w:pStyle w:val="21"/>
            <w:tabs>
              <w:tab w:val="right" w:leader="dot" w:pos="9061"/>
            </w:tabs>
            <w:ind w:left="480"/>
            <w:rPr>
              <w:rFonts w:asciiTheme="minorHAnsi" w:eastAsiaTheme="minorEastAsia" w:hAnsiTheme="minorHAnsi" w:cstheme="minorBidi"/>
              <w:noProof/>
              <w:sz w:val="21"/>
            </w:rPr>
          </w:pPr>
          <w:hyperlink w:anchor="_Toc9265365" w:history="1">
            <w:r w:rsidR="00DD1D5B" w:rsidRPr="00322B6F">
              <w:rPr>
                <w:rStyle w:val="a9"/>
                <w:noProof/>
              </w:rPr>
              <w:t>2.1</w:t>
            </w:r>
            <w:r w:rsidR="00DD1D5B" w:rsidRPr="00322B6F">
              <w:rPr>
                <w:rStyle w:val="a9"/>
                <w:noProof/>
              </w:rPr>
              <w:t>多旋翼飞行器通道模型</w:t>
            </w:r>
            <w:r w:rsidR="00DD1D5B">
              <w:rPr>
                <w:noProof/>
                <w:webHidden/>
              </w:rPr>
              <w:tab/>
            </w:r>
            <w:r w:rsidR="00DD1D5B">
              <w:rPr>
                <w:noProof/>
                <w:webHidden/>
              </w:rPr>
              <w:fldChar w:fldCharType="begin"/>
            </w:r>
            <w:r w:rsidR="00DD1D5B">
              <w:rPr>
                <w:noProof/>
                <w:webHidden/>
              </w:rPr>
              <w:instrText xml:space="preserve"> PAGEREF _Toc9265365 \h </w:instrText>
            </w:r>
            <w:r w:rsidR="00DD1D5B">
              <w:rPr>
                <w:noProof/>
                <w:webHidden/>
              </w:rPr>
            </w:r>
            <w:r w:rsidR="00DD1D5B">
              <w:rPr>
                <w:noProof/>
                <w:webHidden/>
              </w:rPr>
              <w:fldChar w:fldCharType="separate"/>
            </w:r>
            <w:r w:rsidR="0011278B">
              <w:rPr>
                <w:noProof/>
                <w:webHidden/>
              </w:rPr>
              <w:t>15</w:t>
            </w:r>
            <w:r w:rsidR="00DD1D5B">
              <w:rPr>
                <w:noProof/>
                <w:webHidden/>
              </w:rPr>
              <w:fldChar w:fldCharType="end"/>
            </w:r>
          </w:hyperlink>
        </w:p>
        <w:p w14:paraId="408A79DB" w14:textId="096FDCE0" w:rsidR="00DD1D5B" w:rsidRDefault="006A3B74">
          <w:pPr>
            <w:pStyle w:val="21"/>
            <w:tabs>
              <w:tab w:val="right" w:leader="dot" w:pos="9061"/>
            </w:tabs>
            <w:ind w:left="480"/>
            <w:rPr>
              <w:rFonts w:asciiTheme="minorHAnsi" w:eastAsiaTheme="minorEastAsia" w:hAnsiTheme="minorHAnsi" w:cstheme="minorBidi"/>
              <w:noProof/>
              <w:sz w:val="21"/>
            </w:rPr>
          </w:pPr>
          <w:hyperlink w:anchor="_Toc9265366" w:history="1">
            <w:r w:rsidR="00DD1D5B" w:rsidRPr="00322B6F">
              <w:rPr>
                <w:rStyle w:val="a9"/>
                <w:noProof/>
              </w:rPr>
              <w:t>2.2</w:t>
            </w:r>
            <w:r w:rsidR="00DD1D5B" w:rsidRPr="00322B6F">
              <w:rPr>
                <w:rStyle w:val="a9"/>
                <w:noProof/>
              </w:rPr>
              <w:t>视觉成像模型</w:t>
            </w:r>
            <w:r w:rsidR="00DD1D5B">
              <w:rPr>
                <w:noProof/>
                <w:webHidden/>
              </w:rPr>
              <w:tab/>
            </w:r>
            <w:r w:rsidR="00DD1D5B">
              <w:rPr>
                <w:noProof/>
                <w:webHidden/>
              </w:rPr>
              <w:fldChar w:fldCharType="begin"/>
            </w:r>
            <w:r w:rsidR="00DD1D5B">
              <w:rPr>
                <w:noProof/>
                <w:webHidden/>
              </w:rPr>
              <w:instrText xml:space="preserve"> PAGEREF _Toc9265366 \h </w:instrText>
            </w:r>
            <w:r w:rsidR="00DD1D5B">
              <w:rPr>
                <w:noProof/>
                <w:webHidden/>
              </w:rPr>
            </w:r>
            <w:r w:rsidR="00DD1D5B">
              <w:rPr>
                <w:noProof/>
                <w:webHidden/>
              </w:rPr>
              <w:fldChar w:fldCharType="separate"/>
            </w:r>
            <w:r w:rsidR="0011278B">
              <w:rPr>
                <w:noProof/>
                <w:webHidden/>
              </w:rPr>
              <w:t>17</w:t>
            </w:r>
            <w:r w:rsidR="00DD1D5B">
              <w:rPr>
                <w:noProof/>
                <w:webHidden/>
              </w:rPr>
              <w:fldChar w:fldCharType="end"/>
            </w:r>
          </w:hyperlink>
        </w:p>
        <w:p w14:paraId="1B719336" w14:textId="79FAFC62" w:rsidR="00DD1D5B" w:rsidRDefault="006A3B74">
          <w:pPr>
            <w:pStyle w:val="21"/>
            <w:tabs>
              <w:tab w:val="right" w:leader="dot" w:pos="9061"/>
            </w:tabs>
            <w:ind w:left="480"/>
            <w:rPr>
              <w:rFonts w:asciiTheme="minorHAnsi" w:eastAsiaTheme="minorEastAsia" w:hAnsiTheme="minorHAnsi" w:cstheme="minorBidi"/>
              <w:noProof/>
              <w:sz w:val="21"/>
            </w:rPr>
          </w:pPr>
          <w:hyperlink w:anchor="_Toc9265367" w:history="1">
            <w:r w:rsidR="00DD1D5B" w:rsidRPr="00322B6F">
              <w:rPr>
                <w:rStyle w:val="a9"/>
                <w:noProof/>
                <w:lang w:val="el-GR"/>
              </w:rPr>
              <w:t>2.3</w:t>
            </w:r>
            <w:r w:rsidR="00DD1D5B" w:rsidRPr="00322B6F">
              <w:rPr>
                <w:rStyle w:val="a9"/>
                <w:noProof/>
                <w:lang w:val="el-GR"/>
              </w:rPr>
              <w:t>视觉伺服模型</w:t>
            </w:r>
            <w:r w:rsidR="00DD1D5B">
              <w:rPr>
                <w:noProof/>
                <w:webHidden/>
              </w:rPr>
              <w:tab/>
            </w:r>
            <w:r w:rsidR="00DD1D5B">
              <w:rPr>
                <w:noProof/>
                <w:webHidden/>
              </w:rPr>
              <w:fldChar w:fldCharType="begin"/>
            </w:r>
            <w:r w:rsidR="00DD1D5B">
              <w:rPr>
                <w:noProof/>
                <w:webHidden/>
              </w:rPr>
              <w:instrText xml:space="preserve"> PAGEREF _Toc9265367 \h </w:instrText>
            </w:r>
            <w:r w:rsidR="00DD1D5B">
              <w:rPr>
                <w:noProof/>
                <w:webHidden/>
              </w:rPr>
            </w:r>
            <w:r w:rsidR="00DD1D5B">
              <w:rPr>
                <w:noProof/>
                <w:webHidden/>
              </w:rPr>
              <w:fldChar w:fldCharType="separate"/>
            </w:r>
            <w:r w:rsidR="0011278B">
              <w:rPr>
                <w:noProof/>
                <w:webHidden/>
              </w:rPr>
              <w:t>19</w:t>
            </w:r>
            <w:r w:rsidR="00DD1D5B">
              <w:rPr>
                <w:noProof/>
                <w:webHidden/>
              </w:rPr>
              <w:fldChar w:fldCharType="end"/>
            </w:r>
          </w:hyperlink>
        </w:p>
        <w:p w14:paraId="6F29517C" w14:textId="259DE79A" w:rsidR="00DD1D5B" w:rsidRDefault="006A3B74">
          <w:pPr>
            <w:pStyle w:val="31"/>
            <w:tabs>
              <w:tab w:val="right" w:leader="dot" w:pos="9061"/>
            </w:tabs>
            <w:ind w:left="960"/>
            <w:rPr>
              <w:rFonts w:asciiTheme="minorHAnsi" w:eastAsiaTheme="minorEastAsia" w:hAnsiTheme="minorHAnsi" w:cstheme="minorBidi"/>
              <w:noProof/>
              <w:sz w:val="21"/>
            </w:rPr>
          </w:pPr>
          <w:hyperlink w:anchor="_Toc9265368" w:history="1">
            <w:r w:rsidR="00DD1D5B" w:rsidRPr="00322B6F">
              <w:rPr>
                <w:rStyle w:val="a9"/>
                <w:noProof/>
                <w:lang w:val="el-GR"/>
              </w:rPr>
              <w:t>2.3.1</w:t>
            </w:r>
            <w:r w:rsidR="00DD1D5B" w:rsidRPr="00322B6F">
              <w:rPr>
                <w:rStyle w:val="a9"/>
                <w:noProof/>
                <w:lang w:val="el-GR"/>
              </w:rPr>
              <w:t>视觉伺服公式</w:t>
            </w:r>
            <w:r w:rsidR="00DD1D5B">
              <w:rPr>
                <w:noProof/>
                <w:webHidden/>
              </w:rPr>
              <w:tab/>
            </w:r>
            <w:r w:rsidR="00DD1D5B">
              <w:rPr>
                <w:noProof/>
                <w:webHidden/>
              </w:rPr>
              <w:fldChar w:fldCharType="begin"/>
            </w:r>
            <w:r w:rsidR="00DD1D5B">
              <w:rPr>
                <w:noProof/>
                <w:webHidden/>
              </w:rPr>
              <w:instrText xml:space="preserve"> PAGEREF _Toc9265368 \h </w:instrText>
            </w:r>
            <w:r w:rsidR="00DD1D5B">
              <w:rPr>
                <w:noProof/>
                <w:webHidden/>
              </w:rPr>
            </w:r>
            <w:r w:rsidR="00DD1D5B">
              <w:rPr>
                <w:noProof/>
                <w:webHidden/>
              </w:rPr>
              <w:fldChar w:fldCharType="separate"/>
            </w:r>
            <w:r w:rsidR="0011278B">
              <w:rPr>
                <w:noProof/>
                <w:webHidden/>
              </w:rPr>
              <w:t>19</w:t>
            </w:r>
            <w:r w:rsidR="00DD1D5B">
              <w:rPr>
                <w:noProof/>
                <w:webHidden/>
              </w:rPr>
              <w:fldChar w:fldCharType="end"/>
            </w:r>
          </w:hyperlink>
        </w:p>
        <w:p w14:paraId="1F27FE35" w14:textId="40F153F1" w:rsidR="00DD1D5B" w:rsidRDefault="006A3B74">
          <w:pPr>
            <w:pStyle w:val="31"/>
            <w:tabs>
              <w:tab w:val="right" w:leader="dot" w:pos="9061"/>
            </w:tabs>
            <w:ind w:left="960"/>
            <w:rPr>
              <w:rFonts w:asciiTheme="minorHAnsi" w:eastAsiaTheme="minorEastAsia" w:hAnsiTheme="minorHAnsi" w:cstheme="minorBidi"/>
              <w:noProof/>
              <w:sz w:val="21"/>
            </w:rPr>
          </w:pPr>
          <w:hyperlink w:anchor="_Toc9265369" w:history="1">
            <w:r w:rsidR="00DD1D5B" w:rsidRPr="00322B6F">
              <w:rPr>
                <w:rStyle w:val="a9"/>
                <w:noProof/>
              </w:rPr>
              <w:t>2.3.2</w:t>
            </w:r>
            <w:r w:rsidR="00DD1D5B" w:rsidRPr="00322B6F">
              <w:rPr>
                <w:rStyle w:val="a9"/>
                <w:noProof/>
              </w:rPr>
              <w:t>雅阁比矩阵</w:t>
            </w:r>
            <w:r w:rsidR="00DD1D5B">
              <w:rPr>
                <w:noProof/>
                <w:webHidden/>
              </w:rPr>
              <w:tab/>
            </w:r>
            <w:r w:rsidR="00DD1D5B">
              <w:rPr>
                <w:noProof/>
                <w:webHidden/>
              </w:rPr>
              <w:fldChar w:fldCharType="begin"/>
            </w:r>
            <w:r w:rsidR="00DD1D5B">
              <w:rPr>
                <w:noProof/>
                <w:webHidden/>
              </w:rPr>
              <w:instrText xml:space="preserve"> PAGEREF _Toc9265369 \h </w:instrText>
            </w:r>
            <w:r w:rsidR="00DD1D5B">
              <w:rPr>
                <w:noProof/>
                <w:webHidden/>
              </w:rPr>
            </w:r>
            <w:r w:rsidR="00DD1D5B">
              <w:rPr>
                <w:noProof/>
                <w:webHidden/>
              </w:rPr>
              <w:fldChar w:fldCharType="separate"/>
            </w:r>
            <w:r w:rsidR="0011278B">
              <w:rPr>
                <w:noProof/>
                <w:webHidden/>
              </w:rPr>
              <w:t>20</w:t>
            </w:r>
            <w:r w:rsidR="00DD1D5B">
              <w:rPr>
                <w:noProof/>
                <w:webHidden/>
              </w:rPr>
              <w:fldChar w:fldCharType="end"/>
            </w:r>
          </w:hyperlink>
        </w:p>
        <w:p w14:paraId="5C4FE9FB" w14:textId="573C3DE2" w:rsidR="00DD1D5B" w:rsidRDefault="006A3B74">
          <w:pPr>
            <w:pStyle w:val="31"/>
            <w:tabs>
              <w:tab w:val="right" w:leader="dot" w:pos="9061"/>
            </w:tabs>
            <w:ind w:left="960"/>
            <w:rPr>
              <w:rFonts w:asciiTheme="minorHAnsi" w:eastAsiaTheme="minorEastAsia" w:hAnsiTheme="minorHAnsi" w:cstheme="minorBidi"/>
              <w:noProof/>
              <w:sz w:val="21"/>
            </w:rPr>
          </w:pPr>
          <w:hyperlink w:anchor="_Toc9265370" w:history="1">
            <w:r w:rsidR="00DD1D5B" w:rsidRPr="00322B6F">
              <w:rPr>
                <w:rStyle w:val="a9"/>
                <w:noProof/>
              </w:rPr>
              <w:t>2.3.3</w:t>
            </w:r>
            <w:r w:rsidR="00DD1D5B" w:rsidRPr="00322B6F">
              <w:rPr>
                <w:rStyle w:val="a9"/>
                <w:noProof/>
              </w:rPr>
              <w:t>竖直通道和横侧向通道的雅阁比矩阵</w:t>
            </w:r>
            <w:r w:rsidR="00DD1D5B">
              <w:rPr>
                <w:noProof/>
                <w:webHidden/>
              </w:rPr>
              <w:tab/>
            </w:r>
            <w:r w:rsidR="00DD1D5B">
              <w:rPr>
                <w:noProof/>
                <w:webHidden/>
              </w:rPr>
              <w:fldChar w:fldCharType="begin"/>
            </w:r>
            <w:r w:rsidR="00DD1D5B">
              <w:rPr>
                <w:noProof/>
                <w:webHidden/>
              </w:rPr>
              <w:instrText xml:space="preserve"> PAGEREF _Toc9265370 \h </w:instrText>
            </w:r>
            <w:r w:rsidR="00DD1D5B">
              <w:rPr>
                <w:noProof/>
                <w:webHidden/>
              </w:rPr>
            </w:r>
            <w:r w:rsidR="00DD1D5B">
              <w:rPr>
                <w:noProof/>
                <w:webHidden/>
              </w:rPr>
              <w:fldChar w:fldCharType="separate"/>
            </w:r>
            <w:r w:rsidR="0011278B">
              <w:rPr>
                <w:noProof/>
                <w:webHidden/>
              </w:rPr>
              <w:t>21</w:t>
            </w:r>
            <w:r w:rsidR="00DD1D5B">
              <w:rPr>
                <w:noProof/>
                <w:webHidden/>
              </w:rPr>
              <w:fldChar w:fldCharType="end"/>
            </w:r>
          </w:hyperlink>
        </w:p>
        <w:p w14:paraId="00D01AE7" w14:textId="68378639" w:rsidR="00DD1D5B" w:rsidRDefault="006A3B74">
          <w:pPr>
            <w:pStyle w:val="21"/>
            <w:tabs>
              <w:tab w:val="right" w:leader="dot" w:pos="9061"/>
            </w:tabs>
            <w:ind w:left="480"/>
            <w:rPr>
              <w:rFonts w:asciiTheme="minorHAnsi" w:eastAsiaTheme="minorEastAsia" w:hAnsiTheme="minorHAnsi" w:cstheme="minorBidi"/>
              <w:noProof/>
              <w:sz w:val="21"/>
            </w:rPr>
          </w:pPr>
          <w:hyperlink w:anchor="_Toc9265371" w:history="1">
            <w:r w:rsidR="00DD1D5B" w:rsidRPr="00322B6F">
              <w:rPr>
                <w:rStyle w:val="a9"/>
                <w:noProof/>
              </w:rPr>
              <w:t>2.4</w:t>
            </w:r>
            <w:r w:rsidR="00DD1D5B" w:rsidRPr="00322B6F">
              <w:rPr>
                <w:rStyle w:val="a9"/>
                <w:noProof/>
              </w:rPr>
              <w:t>本章小结</w:t>
            </w:r>
            <w:r w:rsidR="00DD1D5B">
              <w:rPr>
                <w:noProof/>
                <w:webHidden/>
              </w:rPr>
              <w:tab/>
            </w:r>
            <w:r w:rsidR="00DD1D5B">
              <w:rPr>
                <w:noProof/>
                <w:webHidden/>
              </w:rPr>
              <w:fldChar w:fldCharType="begin"/>
            </w:r>
            <w:r w:rsidR="00DD1D5B">
              <w:rPr>
                <w:noProof/>
                <w:webHidden/>
              </w:rPr>
              <w:instrText xml:space="preserve"> PAGEREF _Toc9265371 \h </w:instrText>
            </w:r>
            <w:r w:rsidR="00DD1D5B">
              <w:rPr>
                <w:noProof/>
                <w:webHidden/>
              </w:rPr>
            </w:r>
            <w:r w:rsidR="00DD1D5B">
              <w:rPr>
                <w:noProof/>
                <w:webHidden/>
              </w:rPr>
              <w:fldChar w:fldCharType="separate"/>
            </w:r>
            <w:r w:rsidR="0011278B">
              <w:rPr>
                <w:noProof/>
                <w:webHidden/>
              </w:rPr>
              <w:t>22</w:t>
            </w:r>
            <w:r w:rsidR="00DD1D5B">
              <w:rPr>
                <w:noProof/>
                <w:webHidden/>
              </w:rPr>
              <w:fldChar w:fldCharType="end"/>
            </w:r>
          </w:hyperlink>
        </w:p>
        <w:p w14:paraId="4AA4C5CB" w14:textId="6FA63895" w:rsidR="00DD1D5B" w:rsidRDefault="006A3B74">
          <w:pPr>
            <w:pStyle w:val="11"/>
            <w:tabs>
              <w:tab w:val="right" w:leader="dot" w:pos="9061"/>
            </w:tabs>
            <w:rPr>
              <w:rFonts w:asciiTheme="minorHAnsi" w:eastAsiaTheme="minorEastAsia" w:hAnsiTheme="minorHAnsi" w:cstheme="minorBidi"/>
              <w:noProof/>
              <w:sz w:val="21"/>
            </w:rPr>
          </w:pPr>
          <w:hyperlink w:anchor="_Toc9265372" w:history="1">
            <w:r w:rsidR="00DD1D5B" w:rsidRPr="00322B6F">
              <w:rPr>
                <w:rStyle w:val="a9"/>
                <w:noProof/>
              </w:rPr>
              <w:t>3.</w:t>
            </w:r>
            <w:r w:rsidR="00DD1D5B" w:rsidRPr="00322B6F">
              <w:rPr>
                <w:rStyle w:val="a9"/>
                <w:noProof/>
              </w:rPr>
              <w:t>图像追踪算法</w:t>
            </w:r>
            <w:r w:rsidR="00DD1D5B">
              <w:rPr>
                <w:noProof/>
                <w:webHidden/>
              </w:rPr>
              <w:tab/>
            </w:r>
            <w:r w:rsidR="00DD1D5B">
              <w:rPr>
                <w:noProof/>
                <w:webHidden/>
              </w:rPr>
              <w:fldChar w:fldCharType="begin"/>
            </w:r>
            <w:r w:rsidR="00DD1D5B">
              <w:rPr>
                <w:noProof/>
                <w:webHidden/>
              </w:rPr>
              <w:instrText xml:space="preserve"> PAGEREF _Toc9265372 \h </w:instrText>
            </w:r>
            <w:r w:rsidR="00DD1D5B">
              <w:rPr>
                <w:noProof/>
                <w:webHidden/>
              </w:rPr>
            </w:r>
            <w:r w:rsidR="00DD1D5B">
              <w:rPr>
                <w:noProof/>
                <w:webHidden/>
              </w:rPr>
              <w:fldChar w:fldCharType="separate"/>
            </w:r>
            <w:r w:rsidR="0011278B">
              <w:rPr>
                <w:noProof/>
                <w:webHidden/>
              </w:rPr>
              <w:t>23</w:t>
            </w:r>
            <w:r w:rsidR="00DD1D5B">
              <w:rPr>
                <w:noProof/>
                <w:webHidden/>
              </w:rPr>
              <w:fldChar w:fldCharType="end"/>
            </w:r>
          </w:hyperlink>
        </w:p>
        <w:p w14:paraId="2E44C73A" w14:textId="5B920975" w:rsidR="00DD1D5B" w:rsidRDefault="006A3B74">
          <w:pPr>
            <w:pStyle w:val="21"/>
            <w:tabs>
              <w:tab w:val="right" w:leader="dot" w:pos="9061"/>
            </w:tabs>
            <w:ind w:left="480"/>
            <w:rPr>
              <w:rFonts w:asciiTheme="minorHAnsi" w:eastAsiaTheme="minorEastAsia" w:hAnsiTheme="minorHAnsi" w:cstheme="minorBidi"/>
              <w:noProof/>
              <w:sz w:val="21"/>
            </w:rPr>
          </w:pPr>
          <w:hyperlink w:anchor="_Toc9265373" w:history="1">
            <w:r w:rsidR="00DD1D5B" w:rsidRPr="00322B6F">
              <w:rPr>
                <w:rStyle w:val="a9"/>
                <w:noProof/>
              </w:rPr>
              <w:t>3.1</w:t>
            </w:r>
            <w:r w:rsidR="00DD1D5B" w:rsidRPr="00322B6F">
              <w:rPr>
                <w:rStyle w:val="a9"/>
                <w:noProof/>
              </w:rPr>
              <w:t>图像追踪算法比较与选取</w:t>
            </w:r>
            <w:r w:rsidR="00DD1D5B">
              <w:rPr>
                <w:noProof/>
                <w:webHidden/>
              </w:rPr>
              <w:tab/>
            </w:r>
            <w:r w:rsidR="00DD1D5B">
              <w:rPr>
                <w:noProof/>
                <w:webHidden/>
              </w:rPr>
              <w:fldChar w:fldCharType="begin"/>
            </w:r>
            <w:r w:rsidR="00DD1D5B">
              <w:rPr>
                <w:noProof/>
                <w:webHidden/>
              </w:rPr>
              <w:instrText xml:space="preserve"> PAGEREF _Toc9265373 \h </w:instrText>
            </w:r>
            <w:r w:rsidR="00DD1D5B">
              <w:rPr>
                <w:noProof/>
                <w:webHidden/>
              </w:rPr>
            </w:r>
            <w:r w:rsidR="00DD1D5B">
              <w:rPr>
                <w:noProof/>
                <w:webHidden/>
              </w:rPr>
              <w:fldChar w:fldCharType="separate"/>
            </w:r>
            <w:r w:rsidR="0011278B">
              <w:rPr>
                <w:noProof/>
                <w:webHidden/>
              </w:rPr>
              <w:t>23</w:t>
            </w:r>
            <w:r w:rsidR="00DD1D5B">
              <w:rPr>
                <w:noProof/>
                <w:webHidden/>
              </w:rPr>
              <w:fldChar w:fldCharType="end"/>
            </w:r>
          </w:hyperlink>
        </w:p>
        <w:p w14:paraId="1F9BD024" w14:textId="68CC20CC" w:rsidR="00DD1D5B" w:rsidRDefault="006A3B74">
          <w:pPr>
            <w:pStyle w:val="21"/>
            <w:tabs>
              <w:tab w:val="right" w:leader="dot" w:pos="9061"/>
            </w:tabs>
            <w:ind w:left="480"/>
            <w:rPr>
              <w:rFonts w:asciiTheme="minorHAnsi" w:eastAsiaTheme="minorEastAsia" w:hAnsiTheme="minorHAnsi" w:cstheme="minorBidi"/>
              <w:noProof/>
              <w:sz w:val="21"/>
            </w:rPr>
          </w:pPr>
          <w:hyperlink w:anchor="_Toc9265374" w:history="1">
            <w:r w:rsidR="00DD1D5B" w:rsidRPr="00322B6F">
              <w:rPr>
                <w:rStyle w:val="a9"/>
                <w:noProof/>
              </w:rPr>
              <w:t>3.2</w:t>
            </w:r>
            <w:r w:rsidR="00DD1D5B" w:rsidRPr="00322B6F">
              <w:rPr>
                <w:rStyle w:val="a9"/>
                <w:noProof/>
              </w:rPr>
              <w:t>本章小结</w:t>
            </w:r>
            <w:r w:rsidR="00DD1D5B">
              <w:rPr>
                <w:noProof/>
                <w:webHidden/>
              </w:rPr>
              <w:tab/>
            </w:r>
            <w:r w:rsidR="00DD1D5B">
              <w:rPr>
                <w:noProof/>
                <w:webHidden/>
              </w:rPr>
              <w:fldChar w:fldCharType="begin"/>
            </w:r>
            <w:r w:rsidR="00DD1D5B">
              <w:rPr>
                <w:noProof/>
                <w:webHidden/>
              </w:rPr>
              <w:instrText xml:space="preserve"> PAGEREF _Toc9265374 \h </w:instrText>
            </w:r>
            <w:r w:rsidR="00DD1D5B">
              <w:rPr>
                <w:noProof/>
                <w:webHidden/>
              </w:rPr>
            </w:r>
            <w:r w:rsidR="00DD1D5B">
              <w:rPr>
                <w:noProof/>
                <w:webHidden/>
              </w:rPr>
              <w:fldChar w:fldCharType="separate"/>
            </w:r>
            <w:r w:rsidR="0011278B">
              <w:rPr>
                <w:noProof/>
                <w:webHidden/>
              </w:rPr>
              <w:t>25</w:t>
            </w:r>
            <w:r w:rsidR="00DD1D5B">
              <w:rPr>
                <w:noProof/>
                <w:webHidden/>
              </w:rPr>
              <w:fldChar w:fldCharType="end"/>
            </w:r>
          </w:hyperlink>
        </w:p>
        <w:p w14:paraId="378CC746" w14:textId="4B08750E" w:rsidR="00DD1D5B" w:rsidRDefault="006A3B74">
          <w:pPr>
            <w:pStyle w:val="11"/>
            <w:tabs>
              <w:tab w:val="right" w:leader="dot" w:pos="9061"/>
            </w:tabs>
            <w:rPr>
              <w:rFonts w:asciiTheme="minorHAnsi" w:eastAsiaTheme="minorEastAsia" w:hAnsiTheme="minorHAnsi" w:cstheme="minorBidi"/>
              <w:noProof/>
              <w:sz w:val="21"/>
            </w:rPr>
          </w:pPr>
          <w:hyperlink w:anchor="_Toc9265375" w:history="1">
            <w:r w:rsidR="00DD1D5B" w:rsidRPr="00322B6F">
              <w:rPr>
                <w:rStyle w:val="a9"/>
                <w:noProof/>
              </w:rPr>
              <w:t>4.</w:t>
            </w:r>
            <w:r w:rsidR="00DD1D5B" w:rsidRPr="00322B6F">
              <w:rPr>
                <w:rStyle w:val="a9"/>
                <w:noProof/>
              </w:rPr>
              <w:t>视觉伺服控制</w:t>
            </w:r>
            <w:r w:rsidR="00DD1D5B">
              <w:rPr>
                <w:noProof/>
                <w:webHidden/>
              </w:rPr>
              <w:tab/>
            </w:r>
            <w:r w:rsidR="00DD1D5B">
              <w:rPr>
                <w:noProof/>
                <w:webHidden/>
              </w:rPr>
              <w:fldChar w:fldCharType="begin"/>
            </w:r>
            <w:r w:rsidR="00DD1D5B">
              <w:rPr>
                <w:noProof/>
                <w:webHidden/>
              </w:rPr>
              <w:instrText xml:space="preserve"> PAGEREF _Toc9265375 \h </w:instrText>
            </w:r>
            <w:r w:rsidR="00DD1D5B">
              <w:rPr>
                <w:noProof/>
                <w:webHidden/>
              </w:rPr>
            </w:r>
            <w:r w:rsidR="00DD1D5B">
              <w:rPr>
                <w:noProof/>
                <w:webHidden/>
              </w:rPr>
              <w:fldChar w:fldCharType="separate"/>
            </w:r>
            <w:r w:rsidR="0011278B">
              <w:rPr>
                <w:noProof/>
                <w:webHidden/>
              </w:rPr>
              <w:t>26</w:t>
            </w:r>
            <w:r w:rsidR="00DD1D5B">
              <w:rPr>
                <w:noProof/>
                <w:webHidden/>
              </w:rPr>
              <w:fldChar w:fldCharType="end"/>
            </w:r>
          </w:hyperlink>
        </w:p>
        <w:p w14:paraId="2EC5AC3C" w14:textId="1D85FAA1" w:rsidR="00DD1D5B" w:rsidRDefault="006A3B74">
          <w:pPr>
            <w:pStyle w:val="21"/>
            <w:tabs>
              <w:tab w:val="right" w:leader="dot" w:pos="9061"/>
            </w:tabs>
            <w:ind w:left="480"/>
            <w:rPr>
              <w:rFonts w:asciiTheme="minorHAnsi" w:eastAsiaTheme="minorEastAsia" w:hAnsiTheme="minorHAnsi" w:cstheme="minorBidi"/>
              <w:noProof/>
              <w:sz w:val="21"/>
            </w:rPr>
          </w:pPr>
          <w:hyperlink w:anchor="_Toc9265376" w:history="1">
            <w:r w:rsidR="00DD1D5B" w:rsidRPr="00322B6F">
              <w:rPr>
                <w:rStyle w:val="a9"/>
                <w:noProof/>
              </w:rPr>
              <w:t>4.1</w:t>
            </w:r>
            <w:r w:rsidR="00DD1D5B" w:rsidRPr="00322B6F">
              <w:rPr>
                <w:rStyle w:val="a9"/>
                <w:noProof/>
              </w:rPr>
              <w:t>纵向通道控制器设计</w:t>
            </w:r>
            <w:r w:rsidR="00DD1D5B">
              <w:rPr>
                <w:noProof/>
                <w:webHidden/>
              </w:rPr>
              <w:tab/>
            </w:r>
            <w:r w:rsidR="00DD1D5B">
              <w:rPr>
                <w:noProof/>
                <w:webHidden/>
              </w:rPr>
              <w:fldChar w:fldCharType="begin"/>
            </w:r>
            <w:r w:rsidR="00DD1D5B">
              <w:rPr>
                <w:noProof/>
                <w:webHidden/>
              </w:rPr>
              <w:instrText xml:space="preserve"> PAGEREF _Toc9265376 \h </w:instrText>
            </w:r>
            <w:r w:rsidR="00DD1D5B">
              <w:rPr>
                <w:noProof/>
                <w:webHidden/>
              </w:rPr>
            </w:r>
            <w:r w:rsidR="00DD1D5B">
              <w:rPr>
                <w:noProof/>
                <w:webHidden/>
              </w:rPr>
              <w:fldChar w:fldCharType="separate"/>
            </w:r>
            <w:r w:rsidR="0011278B">
              <w:rPr>
                <w:noProof/>
                <w:webHidden/>
              </w:rPr>
              <w:t>26</w:t>
            </w:r>
            <w:r w:rsidR="00DD1D5B">
              <w:rPr>
                <w:noProof/>
                <w:webHidden/>
              </w:rPr>
              <w:fldChar w:fldCharType="end"/>
            </w:r>
          </w:hyperlink>
        </w:p>
        <w:p w14:paraId="706D5189" w14:textId="10455CC3" w:rsidR="00DD1D5B" w:rsidRDefault="006A3B74">
          <w:pPr>
            <w:pStyle w:val="21"/>
            <w:tabs>
              <w:tab w:val="right" w:leader="dot" w:pos="9061"/>
            </w:tabs>
            <w:ind w:left="480"/>
            <w:rPr>
              <w:rFonts w:asciiTheme="minorHAnsi" w:eastAsiaTheme="minorEastAsia" w:hAnsiTheme="minorHAnsi" w:cstheme="minorBidi"/>
              <w:noProof/>
              <w:sz w:val="21"/>
            </w:rPr>
          </w:pPr>
          <w:hyperlink w:anchor="_Toc9265377" w:history="1">
            <w:r w:rsidR="00DD1D5B" w:rsidRPr="00322B6F">
              <w:rPr>
                <w:rStyle w:val="a9"/>
                <w:noProof/>
              </w:rPr>
              <w:t>4.2</w:t>
            </w:r>
            <w:r w:rsidR="00DD1D5B" w:rsidRPr="00322B6F">
              <w:rPr>
                <w:rStyle w:val="a9"/>
                <w:noProof/>
              </w:rPr>
              <w:t>横侧向通道控制器设计</w:t>
            </w:r>
            <w:r w:rsidR="00DD1D5B">
              <w:rPr>
                <w:noProof/>
                <w:webHidden/>
              </w:rPr>
              <w:tab/>
            </w:r>
            <w:r w:rsidR="00DD1D5B">
              <w:rPr>
                <w:noProof/>
                <w:webHidden/>
              </w:rPr>
              <w:fldChar w:fldCharType="begin"/>
            </w:r>
            <w:r w:rsidR="00DD1D5B">
              <w:rPr>
                <w:noProof/>
                <w:webHidden/>
              </w:rPr>
              <w:instrText xml:space="preserve"> PAGEREF _Toc9265377 \h </w:instrText>
            </w:r>
            <w:r w:rsidR="00DD1D5B">
              <w:rPr>
                <w:noProof/>
                <w:webHidden/>
              </w:rPr>
            </w:r>
            <w:r w:rsidR="00DD1D5B">
              <w:rPr>
                <w:noProof/>
                <w:webHidden/>
              </w:rPr>
              <w:fldChar w:fldCharType="separate"/>
            </w:r>
            <w:r w:rsidR="0011278B">
              <w:rPr>
                <w:noProof/>
                <w:webHidden/>
              </w:rPr>
              <w:t>27</w:t>
            </w:r>
            <w:r w:rsidR="00DD1D5B">
              <w:rPr>
                <w:noProof/>
                <w:webHidden/>
              </w:rPr>
              <w:fldChar w:fldCharType="end"/>
            </w:r>
          </w:hyperlink>
        </w:p>
        <w:p w14:paraId="2CDDE982" w14:textId="540752B7" w:rsidR="00DD1D5B" w:rsidRDefault="006A3B74">
          <w:pPr>
            <w:pStyle w:val="21"/>
            <w:tabs>
              <w:tab w:val="right" w:leader="dot" w:pos="9061"/>
            </w:tabs>
            <w:ind w:left="480"/>
            <w:rPr>
              <w:rFonts w:asciiTheme="minorHAnsi" w:eastAsiaTheme="minorEastAsia" w:hAnsiTheme="minorHAnsi" w:cstheme="minorBidi"/>
              <w:noProof/>
              <w:sz w:val="21"/>
            </w:rPr>
          </w:pPr>
          <w:hyperlink w:anchor="_Toc9265378" w:history="1">
            <w:r w:rsidR="00DD1D5B" w:rsidRPr="00322B6F">
              <w:rPr>
                <w:rStyle w:val="a9"/>
                <w:noProof/>
              </w:rPr>
              <w:t>4.3</w:t>
            </w:r>
            <w:r w:rsidR="00DD1D5B" w:rsidRPr="00322B6F">
              <w:rPr>
                <w:rStyle w:val="a9"/>
                <w:noProof/>
              </w:rPr>
              <w:t>仿真测试和性能分析</w:t>
            </w:r>
            <w:r w:rsidR="00DD1D5B">
              <w:rPr>
                <w:noProof/>
                <w:webHidden/>
              </w:rPr>
              <w:tab/>
            </w:r>
            <w:r w:rsidR="00DD1D5B">
              <w:rPr>
                <w:noProof/>
                <w:webHidden/>
              </w:rPr>
              <w:fldChar w:fldCharType="begin"/>
            </w:r>
            <w:r w:rsidR="00DD1D5B">
              <w:rPr>
                <w:noProof/>
                <w:webHidden/>
              </w:rPr>
              <w:instrText xml:space="preserve"> PAGEREF _Toc9265378 \h </w:instrText>
            </w:r>
            <w:r w:rsidR="00DD1D5B">
              <w:rPr>
                <w:noProof/>
                <w:webHidden/>
              </w:rPr>
            </w:r>
            <w:r w:rsidR="00DD1D5B">
              <w:rPr>
                <w:noProof/>
                <w:webHidden/>
              </w:rPr>
              <w:fldChar w:fldCharType="separate"/>
            </w:r>
            <w:r w:rsidR="0011278B">
              <w:rPr>
                <w:noProof/>
                <w:webHidden/>
              </w:rPr>
              <w:t>29</w:t>
            </w:r>
            <w:r w:rsidR="00DD1D5B">
              <w:rPr>
                <w:noProof/>
                <w:webHidden/>
              </w:rPr>
              <w:fldChar w:fldCharType="end"/>
            </w:r>
          </w:hyperlink>
        </w:p>
        <w:p w14:paraId="5853FA10" w14:textId="02D5268D" w:rsidR="00DD1D5B" w:rsidRDefault="006A3B74">
          <w:pPr>
            <w:pStyle w:val="21"/>
            <w:tabs>
              <w:tab w:val="right" w:leader="dot" w:pos="9061"/>
            </w:tabs>
            <w:ind w:left="480"/>
            <w:rPr>
              <w:rFonts w:asciiTheme="minorHAnsi" w:eastAsiaTheme="minorEastAsia" w:hAnsiTheme="minorHAnsi" w:cstheme="minorBidi"/>
              <w:noProof/>
              <w:sz w:val="21"/>
            </w:rPr>
          </w:pPr>
          <w:hyperlink w:anchor="_Toc9265379" w:history="1">
            <w:r w:rsidR="00DD1D5B" w:rsidRPr="00322B6F">
              <w:rPr>
                <w:rStyle w:val="a9"/>
                <w:noProof/>
              </w:rPr>
              <w:t>4.4</w:t>
            </w:r>
            <w:r w:rsidR="00DD1D5B" w:rsidRPr="00322B6F">
              <w:rPr>
                <w:rStyle w:val="a9"/>
                <w:noProof/>
              </w:rPr>
              <w:t>本章小结</w:t>
            </w:r>
            <w:r w:rsidR="00DD1D5B">
              <w:rPr>
                <w:noProof/>
                <w:webHidden/>
              </w:rPr>
              <w:tab/>
            </w:r>
            <w:r w:rsidR="00DD1D5B">
              <w:rPr>
                <w:noProof/>
                <w:webHidden/>
              </w:rPr>
              <w:fldChar w:fldCharType="begin"/>
            </w:r>
            <w:r w:rsidR="00DD1D5B">
              <w:rPr>
                <w:noProof/>
                <w:webHidden/>
              </w:rPr>
              <w:instrText xml:space="preserve"> PAGEREF _Toc9265379 \h </w:instrText>
            </w:r>
            <w:r w:rsidR="00DD1D5B">
              <w:rPr>
                <w:noProof/>
                <w:webHidden/>
              </w:rPr>
            </w:r>
            <w:r w:rsidR="00DD1D5B">
              <w:rPr>
                <w:noProof/>
                <w:webHidden/>
              </w:rPr>
              <w:fldChar w:fldCharType="separate"/>
            </w:r>
            <w:r w:rsidR="0011278B">
              <w:rPr>
                <w:noProof/>
                <w:webHidden/>
              </w:rPr>
              <w:t>34</w:t>
            </w:r>
            <w:r w:rsidR="00DD1D5B">
              <w:rPr>
                <w:noProof/>
                <w:webHidden/>
              </w:rPr>
              <w:fldChar w:fldCharType="end"/>
            </w:r>
          </w:hyperlink>
        </w:p>
        <w:p w14:paraId="28AD2FD9" w14:textId="6BC884E8" w:rsidR="00DD1D5B" w:rsidRDefault="006A3B74">
          <w:pPr>
            <w:pStyle w:val="11"/>
            <w:tabs>
              <w:tab w:val="right" w:leader="dot" w:pos="9061"/>
            </w:tabs>
            <w:rPr>
              <w:rFonts w:asciiTheme="minorHAnsi" w:eastAsiaTheme="minorEastAsia" w:hAnsiTheme="minorHAnsi" w:cstheme="minorBidi"/>
              <w:noProof/>
              <w:sz w:val="21"/>
            </w:rPr>
          </w:pPr>
          <w:hyperlink w:anchor="_Toc9265380" w:history="1">
            <w:r w:rsidR="00DD1D5B" w:rsidRPr="00322B6F">
              <w:rPr>
                <w:rStyle w:val="a9"/>
                <w:noProof/>
              </w:rPr>
              <w:t>5.</w:t>
            </w:r>
            <w:r w:rsidR="00DD1D5B" w:rsidRPr="00322B6F">
              <w:rPr>
                <w:rStyle w:val="a9"/>
                <w:noProof/>
              </w:rPr>
              <w:t>仿真平台和综合实验</w:t>
            </w:r>
            <w:r w:rsidR="00DD1D5B">
              <w:rPr>
                <w:noProof/>
                <w:webHidden/>
              </w:rPr>
              <w:tab/>
            </w:r>
            <w:r w:rsidR="00DD1D5B">
              <w:rPr>
                <w:noProof/>
                <w:webHidden/>
              </w:rPr>
              <w:fldChar w:fldCharType="begin"/>
            </w:r>
            <w:r w:rsidR="00DD1D5B">
              <w:rPr>
                <w:noProof/>
                <w:webHidden/>
              </w:rPr>
              <w:instrText xml:space="preserve"> PAGEREF _Toc9265380 \h </w:instrText>
            </w:r>
            <w:r w:rsidR="00DD1D5B">
              <w:rPr>
                <w:noProof/>
                <w:webHidden/>
              </w:rPr>
            </w:r>
            <w:r w:rsidR="00DD1D5B">
              <w:rPr>
                <w:noProof/>
                <w:webHidden/>
              </w:rPr>
              <w:fldChar w:fldCharType="separate"/>
            </w:r>
            <w:r w:rsidR="0011278B">
              <w:rPr>
                <w:noProof/>
                <w:webHidden/>
              </w:rPr>
              <w:t>35</w:t>
            </w:r>
            <w:r w:rsidR="00DD1D5B">
              <w:rPr>
                <w:noProof/>
                <w:webHidden/>
              </w:rPr>
              <w:fldChar w:fldCharType="end"/>
            </w:r>
          </w:hyperlink>
        </w:p>
        <w:p w14:paraId="17117139" w14:textId="36FCAFA9" w:rsidR="00DD1D5B" w:rsidRDefault="006A3B74">
          <w:pPr>
            <w:pStyle w:val="31"/>
            <w:tabs>
              <w:tab w:val="right" w:leader="dot" w:pos="9061"/>
            </w:tabs>
            <w:ind w:left="960"/>
            <w:rPr>
              <w:rFonts w:asciiTheme="minorHAnsi" w:eastAsiaTheme="minorEastAsia" w:hAnsiTheme="minorHAnsi" w:cstheme="minorBidi"/>
              <w:noProof/>
              <w:sz w:val="21"/>
            </w:rPr>
          </w:pPr>
          <w:hyperlink w:anchor="_Toc9265381" w:history="1">
            <w:r w:rsidR="00DD1D5B" w:rsidRPr="00322B6F">
              <w:rPr>
                <w:rStyle w:val="a9"/>
                <w:noProof/>
              </w:rPr>
              <w:t>5.1</w:t>
            </w:r>
            <w:r w:rsidR="00DD1D5B" w:rsidRPr="00322B6F">
              <w:rPr>
                <w:rStyle w:val="a9"/>
                <w:noProof/>
              </w:rPr>
              <w:t>仿真环境搭建</w:t>
            </w:r>
            <w:r w:rsidR="00DD1D5B">
              <w:rPr>
                <w:noProof/>
                <w:webHidden/>
              </w:rPr>
              <w:tab/>
            </w:r>
            <w:r w:rsidR="00DD1D5B">
              <w:rPr>
                <w:noProof/>
                <w:webHidden/>
              </w:rPr>
              <w:fldChar w:fldCharType="begin"/>
            </w:r>
            <w:r w:rsidR="00DD1D5B">
              <w:rPr>
                <w:noProof/>
                <w:webHidden/>
              </w:rPr>
              <w:instrText xml:space="preserve"> PAGEREF _Toc9265381 \h </w:instrText>
            </w:r>
            <w:r w:rsidR="00DD1D5B">
              <w:rPr>
                <w:noProof/>
                <w:webHidden/>
              </w:rPr>
            </w:r>
            <w:r w:rsidR="00DD1D5B">
              <w:rPr>
                <w:noProof/>
                <w:webHidden/>
              </w:rPr>
              <w:fldChar w:fldCharType="separate"/>
            </w:r>
            <w:r w:rsidR="0011278B">
              <w:rPr>
                <w:noProof/>
                <w:webHidden/>
              </w:rPr>
              <w:t>35</w:t>
            </w:r>
            <w:r w:rsidR="00DD1D5B">
              <w:rPr>
                <w:noProof/>
                <w:webHidden/>
              </w:rPr>
              <w:fldChar w:fldCharType="end"/>
            </w:r>
          </w:hyperlink>
        </w:p>
        <w:p w14:paraId="133165EF" w14:textId="6D93AB75" w:rsidR="00DD1D5B" w:rsidRDefault="006A3B74">
          <w:pPr>
            <w:pStyle w:val="31"/>
            <w:tabs>
              <w:tab w:val="right" w:leader="dot" w:pos="9061"/>
            </w:tabs>
            <w:ind w:left="960"/>
            <w:rPr>
              <w:rFonts w:asciiTheme="minorHAnsi" w:eastAsiaTheme="minorEastAsia" w:hAnsiTheme="minorHAnsi" w:cstheme="minorBidi"/>
              <w:noProof/>
              <w:sz w:val="21"/>
            </w:rPr>
          </w:pPr>
          <w:hyperlink w:anchor="_Toc9265382" w:history="1">
            <w:r w:rsidR="00DD1D5B" w:rsidRPr="00322B6F">
              <w:rPr>
                <w:rStyle w:val="a9"/>
                <w:noProof/>
              </w:rPr>
              <w:t xml:space="preserve">5.2 </w:t>
            </w:r>
            <w:r w:rsidR="00DD1D5B" w:rsidRPr="00322B6F">
              <w:rPr>
                <w:rStyle w:val="a9"/>
                <w:noProof/>
              </w:rPr>
              <w:t>综合控制系统框架</w:t>
            </w:r>
            <w:r w:rsidR="00DD1D5B">
              <w:rPr>
                <w:noProof/>
                <w:webHidden/>
              </w:rPr>
              <w:tab/>
            </w:r>
            <w:r w:rsidR="00DD1D5B">
              <w:rPr>
                <w:noProof/>
                <w:webHidden/>
              </w:rPr>
              <w:fldChar w:fldCharType="begin"/>
            </w:r>
            <w:r w:rsidR="00DD1D5B">
              <w:rPr>
                <w:noProof/>
                <w:webHidden/>
              </w:rPr>
              <w:instrText xml:space="preserve"> PAGEREF _Toc9265382 \h </w:instrText>
            </w:r>
            <w:r w:rsidR="00DD1D5B">
              <w:rPr>
                <w:noProof/>
                <w:webHidden/>
              </w:rPr>
            </w:r>
            <w:r w:rsidR="00DD1D5B">
              <w:rPr>
                <w:noProof/>
                <w:webHidden/>
              </w:rPr>
              <w:fldChar w:fldCharType="separate"/>
            </w:r>
            <w:r w:rsidR="0011278B">
              <w:rPr>
                <w:noProof/>
                <w:webHidden/>
              </w:rPr>
              <w:t>36</w:t>
            </w:r>
            <w:r w:rsidR="00DD1D5B">
              <w:rPr>
                <w:noProof/>
                <w:webHidden/>
              </w:rPr>
              <w:fldChar w:fldCharType="end"/>
            </w:r>
          </w:hyperlink>
        </w:p>
        <w:p w14:paraId="69204D93" w14:textId="1EA8930F" w:rsidR="00DD1D5B" w:rsidRDefault="006A3B74">
          <w:pPr>
            <w:pStyle w:val="31"/>
            <w:tabs>
              <w:tab w:val="right" w:leader="dot" w:pos="9061"/>
            </w:tabs>
            <w:ind w:left="960"/>
            <w:rPr>
              <w:rFonts w:asciiTheme="minorHAnsi" w:eastAsiaTheme="minorEastAsia" w:hAnsiTheme="minorHAnsi" w:cstheme="minorBidi"/>
              <w:noProof/>
              <w:sz w:val="21"/>
            </w:rPr>
          </w:pPr>
          <w:hyperlink w:anchor="_Toc9265383" w:history="1">
            <w:r w:rsidR="00DD1D5B" w:rsidRPr="00322B6F">
              <w:rPr>
                <w:rStyle w:val="a9"/>
                <w:noProof/>
              </w:rPr>
              <w:t>5.2.1</w:t>
            </w:r>
            <w:r w:rsidR="00DD1D5B" w:rsidRPr="00322B6F">
              <w:rPr>
                <w:rStyle w:val="a9"/>
                <w:noProof/>
              </w:rPr>
              <w:t>子模块构成</w:t>
            </w:r>
            <w:r w:rsidR="00DD1D5B">
              <w:rPr>
                <w:noProof/>
                <w:webHidden/>
              </w:rPr>
              <w:tab/>
            </w:r>
            <w:r w:rsidR="00DD1D5B">
              <w:rPr>
                <w:noProof/>
                <w:webHidden/>
              </w:rPr>
              <w:fldChar w:fldCharType="begin"/>
            </w:r>
            <w:r w:rsidR="00DD1D5B">
              <w:rPr>
                <w:noProof/>
                <w:webHidden/>
              </w:rPr>
              <w:instrText xml:space="preserve"> PAGEREF _Toc9265383 \h </w:instrText>
            </w:r>
            <w:r w:rsidR="00DD1D5B">
              <w:rPr>
                <w:noProof/>
                <w:webHidden/>
              </w:rPr>
            </w:r>
            <w:r w:rsidR="00DD1D5B">
              <w:rPr>
                <w:noProof/>
                <w:webHidden/>
              </w:rPr>
              <w:fldChar w:fldCharType="separate"/>
            </w:r>
            <w:r w:rsidR="0011278B">
              <w:rPr>
                <w:noProof/>
                <w:webHidden/>
              </w:rPr>
              <w:t>37</w:t>
            </w:r>
            <w:r w:rsidR="00DD1D5B">
              <w:rPr>
                <w:noProof/>
                <w:webHidden/>
              </w:rPr>
              <w:fldChar w:fldCharType="end"/>
            </w:r>
          </w:hyperlink>
        </w:p>
        <w:p w14:paraId="174CF2BF" w14:textId="5FF316A6" w:rsidR="00DD1D5B" w:rsidRDefault="006A3B74">
          <w:pPr>
            <w:pStyle w:val="31"/>
            <w:tabs>
              <w:tab w:val="right" w:leader="dot" w:pos="9061"/>
            </w:tabs>
            <w:ind w:left="960"/>
            <w:rPr>
              <w:rFonts w:asciiTheme="minorHAnsi" w:eastAsiaTheme="minorEastAsia" w:hAnsiTheme="minorHAnsi" w:cstheme="minorBidi"/>
              <w:noProof/>
              <w:sz w:val="21"/>
            </w:rPr>
          </w:pPr>
          <w:hyperlink w:anchor="_Toc9265384" w:history="1">
            <w:r w:rsidR="00DD1D5B" w:rsidRPr="00322B6F">
              <w:rPr>
                <w:rStyle w:val="a9"/>
                <w:noProof/>
              </w:rPr>
              <w:t>5.2.2</w:t>
            </w:r>
            <w:r w:rsidR="00DD1D5B" w:rsidRPr="00322B6F">
              <w:rPr>
                <w:rStyle w:val="a9"/>
                <w:noProof/>
              </w:rPr>
              <w:t>仿真框架</w:t>
            </w:r>
            <w:r w:rsidR="00DD1D5B">
              <w:rPr>
                <w:noProof/>
                <w:webHidden/>
              </w:rPr>
              <w:tab/>
            </w:r>
            <w:r w:rsidR="00DD1D5B">
              <w:rPr>
                <w:noProof/>
                <w:webHidden/>
              </w:rPr>
              <w:fldChar w:fldCharType="begin"/>
            </w:r>
            <w:r w:rsidR="00DD1D5B">
              <w:rPr>
                <w:noProof/>
                <w:webHidden/>
              </w:rPr>
              <w:instrText xml:space="preserve"> PAGEREF _Toc9265384 \h </w:instrText>
            </w:r>
            <w:r w:rsidR="00DD1D5B">
              <w:rPr>
                <w:noProof/>
                <w:webHidden/>
              </w:rPr>
            </w:r>
            <w:r w:rsidR="00DD1D5B">
              <w:rPr>
                <w:noProof/>
                <w:webHidden/>
              </w:rPr>
              <w:fldChar w:fldCharType="separate"/>
            </w:r>
            <w:r w:rsidR="0011278B">
              <w:rPr>
                <w:noProof/>
                <w:webHidden/>
              </w:rPr>
              <w:t>40</w:t>
            </w:r>
            <w:r w:rsidR="00DD1D5B">
              <w:rPr>
                <w:noProof/>
                <w:webHidden/>
              </w:rPr>
              <w:fldChar w:fldCharType="end"/>
            </w:r>
          </w:hyperlink>
        </w:p>
        <w:p w14:paraId="7E0943E7" w14:textId="4C7F66F2" w:rsidR="00DD1D5B" w:rsidRDefault="006A3B74">
          <w:pPr>
            <w:pStyle w:val="21"/>
            <w:tabs>
              <w:tab w:val="right" w:leader="dot" w:pos="9061"/>
            </w:tabs>
            <w:ind w:left="480"/>
            <w:rPr>
              <w:rFonts w:asciiTheme="minorHAnsi" w:eastAsiaTheme="minorEastAsia" w:hAnsiTheme="minorHAnsi" w:cstheme="minorBidi"/>
              <w:noProof/>
              <w:sz w:val="21"/>
            </w:rPr>
          </w:pPr>
          <w:hyperlink w:anchor="_Toc9265385" w:history="1">
            <w:r w:rsidR="00DD1D5B" w:rsidRPr="00322B6F">
              <w:rPr>
                <w:rStyle w:val="a9"/>
                <w:noProof/>
              </w:rPr>
              <w:t>5.3</w:t>
            </w:r>
            <w:r w:rsidR="00DD1D5B" w:rsidRPr="00322B6F">
              <w:rPr>
                <w:rStyle w:val="a9"/>
                <w:noProof/>
              </w:rPr>
              <w:t>仿真测试和性能分析</w:t>
            </w:r>
            <w:r w:rsidR="00DD1D5B">
              <w:rPr>
                <w:noProof/>
                <w:webHidden/>
              </w:rPr>
              <w:tab/>
            </w:r>
            <w:r w:rsidR="00DD1D5B">
              <w:rPr>
                <w:noProof/>
                <w:webHidden/>
              </w:rPr>
              <w:fldChar w:fldCharType="begin"/>
            </w:r>
            <w:r w:rsidR="00DD1D5B">
              <w:rPr>
                <w:noProof/>
                <w:webHidden/>
              </w:rPr>
              <w:instrText xml:space="preserve"> PAGEREF _Toc9265385 \h </w:instrText>
            </w:r>
            <w:r w:rsidR="00DD1D5B">
              <w:rPr>
                <w:noProof/>
                <w:webHidden/>
              </w:rPr>
            </w:r>
            <w:r w:rsidR="00DD1D5B">
              <w:rPr>
                <w:noProof/>
                <w:webHidden/>
              </w:rPr>
              <w:fldChar w:fldCharType="separate"/>
            </w:r>
            <w:r w:rsidR="0011278B">
              <w:rPr>
                <w:noProof/>
                <w:webHidden/>
              </w:rPr>
              <w:t>42</w:t>
            </w:r>
            <w:r w:rsidR="00DD1D5B">
              <w:rPr>
                <w:noProof/>
                <w:webHidden/>
              </w:rPr>
              <w:fldChar w:fldCharType="end"/>
            </w:r>
          </w:hyperlink>
        </w:p>
        <w:p w14:paraId="447EEFCD" w14:textId="7C9094B5" w:rsidR="00DD1D5B" w:rsidRDefault="006A3B74">
          <w:pPr>
            <w:pStyle w:val="21"/>
            <w:tabs>
              <w:tab w:val="right" w:leader="dot" w:pos="9061"/>
            </w:tabs>
            <w:ind w:left="480"/>
            <w:rPr>
              <w:rFonts w:asciiTheme="minorHAnsi" w:eastAsiaTheme="minorEastAsia" w:hAnsiTheme="minorHAnsi" w:cstheme="minorBidi"/>
              <w:noProof/>
              <w:sz w:val="21"/>
            </w:rPr>
          </w:pPr>
          <w:hyperlink w:anchor="_Toc9265386" w:history="1">
            <w:r w:rsidR="00DD1D5B" w:rsidRPr="00322B6F">
              <w:rPr>
                <w:rStyle w:val="a9"/>
                <w:noProof/>
              </w:rPr>
              <w:t>5.4</w:t>
            </w:r>
            <w:r w:rsidR="00DD1D5B" w:rsidRPr="00322B6F">
              <w:rPr>
                <w:rStyle w:val="a9"/>
                <w:noProof/>
              </w:rPr>
              <w:t>本章小结</w:t>
            </w:r>
            <w:r w:rsidR="00DD1D5B">
              <w:rPr>
                <w:noProof/>
                <w:webHidden/>
              </w:rPr>
              <w:tab/>
            </w:r>
            <w:r w:rsidR="00DD1D5B">
              <w:rPr>
                <w:noProof/>
                <w:webHidden/>
              </w:rPr>
              <w:fldChar w:fldCharType="begin"/>
            </w:r>
            <w:r w:rsidR="00DD1D5B">
              <w:rPr>
                <w:noProof/>
                <w:webHidden/>
              </w:rPr>
              <w:instrText xml:space="preserve"> PAGEREF _Toc9265386 \h </w:instrText>
            </w:r>
            <w:r w:rsidR="00DD1D5B">
              <w:rPr>
                <w:noProof/>
                <w:webHidden/>
              </w:rPr>
            </w:r>
            <w:r w:rsidR="00DD1D5B">
              <w:rPr>
                <w:noProof/>
                <w:webHidden/>
              </w:rPr>
              <w:fldChar w:fldCharType="separate"/>
            </w:r>
            <w:r w:rsidR="0011278B">
              <w:rPr>
                <w:noProof/>
                <w:webHidden/>
              </w:rPr>
              <w:t>47</w:t>
            </w:r>
            <w:r w:rsidR="00DD1D5B">
              <w:rPr>
                <w:noProof/>
                <w:webHidden/>
              </w:rPr>
              <w:fldChar w:fldCharType="end"/>
            </w:r>
          </w:hyperlink>
        </w:p>
        <w:p w14:paraId="54C2611D" w14:textId="635AE8DB" w:rsidR="00DD1D5B" w:rsidRDefault="006A3B74">
          <w:pPr>
            <w:pStyle w:val="11"/>
            <w:tabs>
              <w:tab w:val="right" w:leader="dot" w:pos="9061"/>
            </w:tabs>
            <w:rPr>
              <w:rFonts w:asciiTheme="minorHAnsi" w:eastAsiaTheme="minorEastAsia" w:hAnsiTheme="minorHAnsi" w:cstheme="minorBidi"/>
              <w:noProof/>
              <w:sz w:val="21"/>
            </w:rPr>
          </w:pPr>
          <w:hyperlink w:anchor="_Toc9265387" w:history="1">
            <w:r w:rsidR="00DD1D5B" w:rsidRPr="00322B6F">
              <w:rPr>
                <w:rStyle w:val="a9"/>
                <w:noProof/>
              </w:rPr>
              <w:t>6.</w:t>
            </w:r>
            <w:r w:rsidR="00DD1D5B" w:rsidRPr="00322B6F">
              <w:rPr>
                <w:rStyle w:val="a9"/>
                <w:noProof/>
              </w:rPr>
              <w:t>总结和展望</w:t>
            </w:r>
            <w:r w:rsidR="00DD1D5B">
              <w:rPr>
                <w:noProof/>
                <w:webHidden/>
              </w:rPr>
              <w:tab/>
            </w:r>
            <w:r w:rsidR="00DD1D5B">
              <w:rPr>
                <w:noProof/>
                <w:webHidden/>
              </w:rPr>
              <w:fldChar w:fldCharType="begin"/>
            </w:r>
            <w:r w:rsidR="00DD1D5B">
              <w:rPr>
                <w:noProof/>
                <w:webHidden/>
              </w:rPr>
              <w:instrText xml:space="preserve"> PAGEREF _Toc9265387 \h </w:instrText>
            </w:r>
            <w:r w:rsidR="00DD1D5B">
              <w:rPr>
                <w:noProof/>
                <w:webHidden/>
              </w:rPr>
            </w:r>
            <w:r w:rsidR="00DD1D5B">
              <w:rPr>
                <w:noProof/>
                <w:webHidden/>
              </w:rPr>
              <w:fldChar w:fldCharType="separate"/>
            </w:r>
            <w:r w:rsidR="0011278B">
              <w:rPr>
                <w:noProof/>
                <w:webHidden/>
              </w:rPr>
              <w:t>48</w:t>
            </w:r>
            <w:r w:rsidR="00DD1D5B">
              <w:rPr>
                <w:noProof/>
                <w:webHidden/>
              </w:rPr>
              <w:fldChar w:fldCharType="end"/>
            </w:r>
          </w:hyperlink>
        </w:p>
        <w:p w14:paraId="401486FA" w14:textId="7D46D8FC" w:rsidR="00DD1D5B" w:rsidRDefault="006A3B74">
          <w:pPr>
            <w:pStyle w:val="21"/>
            <w:tabs>
              <w:tab w:val="right" w:leader="dot" w:pos="9061"/>
            </w:tabs>
            <w:ind w:left="480"/>
            <w:rPr>
              <w:rFonts w:asciiTheme="minorHAnsi" w:eastAsiaTheme="minorEastAsia" w:hAnsiTheme="minorHAnsi" w:cstheme="minorBidi"/>
              <w:noProof/>
              <w:sz w:val="21"/>
            </w:rPr>
          </w:pPr>
          <w:hyperlink w:anchor="_Toc9265388" w:history="1">
            <w:r w:rsidR="00DD1D5B" w:rsidRPr="00322B6F">
              <w:rPr>
                <w:rStyle w:val="a9"/>
                <w:noProof/>
              </w:rPr>
              <w:t>总结</w:t>
            </w:r>
            <w:r w:rsidR="00DD1D5B">
              <w:rPr>
                <w:noProof/>
                <w:webHidden/>
              </w:rPr>
              <w:tab/>
            </w:r>
            <w:r w:rsidR="00DD1D5B">
              <w:rPr>
                <w:noProof/>
                <w:webHidden/>
              </w:rPr>
              <w:fldChar w:fldCharType="begin"/>
            </w:r>
            <w:r w:rsidR="00DD1D5B">
              <w:rPr>
                <w:noProof/>
                <w:webHidden/>
              </w:rPr>
              <w:instrText xml:space="preserve"> PAGEREF _Toc9265388 \h </w:instrText>
            </w:r>
            <w:r w:rsidR="00DD1D5B">
              <w:rPr>
                <w:noProof/>
                <w:webHidden/>
              </w:rPr>
            </w:r>
            <w:r w:rsidR="00DD1D5B">
              <w:rPr>
                <w:noProof/>
                <w:webHidden/>
              </w:rPr>
              <w:fldChar w:fldCharType="separate"/>
            </w:r>
            <w:r w:rsidR="0011278B">
              <w:rPr>
                <w:noProof/>
                <w:webHidden/>
              </w:rPr>
              <w:t>48</w:t>
            </w:r>
            <w:r w:rsidR="00DD1D5B">
              <w:rPr>
                <w:noProof/>
                <w:webHidden/>
              </w:rPr>
              <w:fldChar w:fldCharType="end"/>
            </w:r>
          </w:hyperlink>
        </w:p>
        <w:p w14:paraId="6E8AFECF" w14:textId="58815C76" w:rsidR="00DD1D5B" w:rsidRDefault="006A3B74">
          <w:pPr>
            <w:pStyle w:val="21"/>
            <w:tabs>
              <w:tab w:val="right" w:leader="dot" w:pos="9061"/>
            </w:tabs>
            <w:ind w:left="480"/>
            <w:rPr>
              <w:rFonts w:asciiTheme="minorHAnsi" w:eastAsiaTheme="minorEastAsia" w:hAnsiTheme="minorHAnsi" w:cstheme="minorBidi"/>
              <w:noProof/>
              <w:sz w:val="21"/>
            </w:rPr>
          </w:pPr>
          <w:hyperlink w:anchor="_Toc9265389" w:history="1">
            <w:r w:rsidR="00DD1D5B" w:rsidRPr="00322B6F">
              <w:rPr>
                <w:rStyle w:val="a9"/>
                <w:noProof/>
              </w:rPr>
              <w:t>展望</w:t>
            </w:r>
            <w:r w:rsidR="00DD1D5B">
              <w:rPr>
                <w:noProof/>
                <w:webHidden/>
              </w:rPr>
              <w:tab/>
            </w:r>
            <w:r w:rsidR="00DD1D5B">
              <w:rPr>
                <w:noProof/>
                <w:webHidden/>
              </w:rPr>
              <w:fldChar w:fldCharType="begin"/>
            </w:r>
            <w:r w:rsidR="00DD1D5B">
              <w:rPr>
                <w:noProof/>
                <w:webHidden/>
              </w:rPr>
              <w:instrText xml:space="preserve"> PAGEREF _Toc9265389 \h </w:instrText>
            </w:r>
            <w:r w:rsidR="00DD1D5B">
              <w:rPr>
                <w:noProof/>
                <w:webHidden/>
              </w:rPr>
            </w:r>
            <w:r w:rsidR="00DD1D5B">
              <w:rPr>
                <w:noProof/>
                <w:webHidden/>
              </w:rPr>
              <w:fldChar w:fldCharType="separate"/>
            </w:r>
            <w:r w:rsidR="0011278B">
              <w:rPr>
                <w:noProof/>
                <w:webHidden/>
              </w:rPr>
              <w:t>48</w:t>
            </w:r>
            <w:r w:rsidR="00DD1D5B">
              <w:rPr>
                <w:noProof/>
                <w:webHidden/>
              </w:rPr>
              <w:fldChar w:fldCharType="end"/>
            </w:r>
          </w:hyperlink>
        </w:p>
        <w:p w14:paraId="655E2ACE" w14:textId="240B85F7" w:rsidR="00DD1D5B" w:rsidRDefault="006A3B74">
          <w:pPr>
            <w:pStyle w:val="11"/>
            <w:tabs>
              <w:tab w:val="right" w:leader="dot" w:pos="9061"/>
            </w:tabs>
            <w:rPr>
              <w:rFonts w:asciiTheme="minorHAnsi" w:eastAsiaTheme="minorEastAsia" w:hAnsiTheme="minorHAnsi" w:cstheme="minorBidi"/>
              <w:noProof/>
              <w:sz w:val="21"/>
            </w:rPr>
          </w:pPr>
          <w:hyperlink w:anchor="_Toc9265390" w:history="1">
            <w:r w:rsidR="00DD1D5B" w:rsidRPr="00322B6F">
              <w:rPr>
                <w:rStyle w:val="a9"/>
                <w:noProof/>
              </w:rPr>
              <w:t>致谢</w:t>
            </w:r>
            <w:r w:rsidR="00DD1D5B">
              <w:rPr>
                <w:noProof/>
                <w:webHidden/>
              </w:rPr>
              <w:tab/>
            </w:r>
            <w:r w:rsidR="00DD1D5B">
              <w:rPr>
                <w:noProof/>
                <w:webHidden/>
              </w:rPr>
              <w:fldChar w:fldCharType="begin"/>
            </w:r>
            <w:r w:rsidR="00DD1D5B">
              <w:rPr>
                <w:noProof/>
                <w:webHidden/>
              </w:rPr>
              <w:instrText xml:space="preserve"> PAGEREF _Toc9265390 \h </w:instrText>
            </w:r>
            <w:r w:rsidR="00DD1D5B">
              <w:rPr>
                <w:noProof/>
                <w:webHidden/>
              </w:rPr>
            </w:r>
            <w:r w:rsidR="00DD1D5B">
              <w:rPr>
                <w:noProof/>
                <w:webHidden/>
              </w:rPr>
              <w:fldChar w:fldCharType="separate"/>
            </w:r>
            <w:r w:rsidR="0011278B">
              <w:rPr>
                <w:noProof/>
                <w:webHidden/>
              </w:rPr>
              <w:t>49</w:t>
            </w:r>
            <w:r w:rsidR="00DD1D5B">
              <w:rPr>
                <w:noProof/>
                <w:webHidden/>
              </w:rPr>
              <w:fldChar w:fldCharType="end"/>
            </w:r>
          </w:hyperlink>
        </w:p>
        <w:p w14:paraId="689D1858" w14:textId="69CC456B" w:rsidR="00DD1D5B" w:rsidRDefault="006A3B74">
          <w:pPr>
            <w:pStyle w:val="11"/>
            <w:tabs>
              <w:tab w:val="right" w:leader="dot" w:pos="9061"/>
            </w:tabs>
            <w:rPr>
              <w:rFonts w:asciiTheme="minorHAnsi" w:eastAsiaTheme="minorEastAsia" w:hAnsiTheme="minorHAnsi" w:cstheme="minorBidi"/>
              <w:noProof/>
              <w:sz w:val="21"/>
            </w:rPr>
          </w:pPr>
          <w:hyperlink w:anchor="_Toc9265391" w:history="1">
            <w:r w:rsidR="00DD1D5B" w:rsidRPr="00322B6F">
              <w:rPr>
                <w:rStyle w:val="a9"/>
                <w:noProof/>
              </w:rPr>
              <w:t>参考文献</w:t>
            </w:r>
            <w:r w:rsidR="00DD1D5B">
              <w:rPr>
                <w:noProof/>
                <w:webHidden/>
              </w:rPr>
              <w:tab/>
            </w:r>
            <w:r w:rsidR="00DD1D5B">
              <w:rPr>
                <w:noProof/>
                <w:webHidden/>
              </w:rPr>
              <w:fldChar w:fldCharType="begin"/>
            </w:r>
            <w:r w:rsidR="00DD1D5B">
              <w:rPr>
                <w:noProof/>
                <w:webHidden/>
              </w:rPr>
              <w:instrText xml:space="preserve"> PAGEREF _Toc9265391 \h </w:instrText>
            </w:r>
            <w:r w:rsidR="00DD1D5B">
              <w:rPr>
                <w:noProof/>
                <w:webHidden/>
              </w:rPr>
            </w:r>
            <w:r w:rsidR="00DD1D5B">
              <w:rPr>
                <w:noProof/>
                <w:webHidden/>
              </w:rPr>
              <w:fldChar w:fldCharType="separate"/>
            </w:r>
            <w:r w:rsidR="0011278B">
              <w:rPr>
                <w:noProof/>
                <w:webHidden/>
              </w:rPr>
              <w:t>50</w:t>
            </w:r>
            <w:r w:rsidR="00DD1D5B">
              <w:rPr>
                <w:noProof/>
                <w:webHidden/>
              </w:rPr>
              <w:fldChar w:fldCharType="end"/>
            </w:r>
          </w:hyperlink>
        </w:p>
        <w:p w14:paraId="08C4D744" w14:textId="06136D18" w:rsidR="00285576" w:rsidRDefault="00285576">
          <w:r>
            <w:rPr>
              <w:b/>
              <w:bCs/>
              <w:lang w:val="zh-CN"/>
            </w:rPr>
            <w:fldChar w:fldCharType="end"/>
          </w:r>
        </w:p>
      </w:sdtContent>
    </w:sdt>
    <w:p w14:paraId="18EE2632" w14:textId="033C0856" w:rsidR="0029002D" w:rsidRPr="0029002D" w:rsidRDefault="00285576" w:rsidP="00F76CBC">
      <w:pPr>
        <w:widowControl/>
        <w:spacing w:line="240" w:lineRule="auto"/>
        <w:jc w:val="left"/>
      </w:pPr>
      <w:r>
        <w:br w:type="page"/>
      </w:r>
    </w:p>
    <w:p w14:paraId="48CCDE3C" w14:textId="01658261" w:rsidR="00663AFF" w:rsidRDefault="00AB7018" w:rsidP="00157599">
      <w:pPr>
        <w:pStyle w:val="1"/>
      </w:pPr>
      <w:bookmarkStart w:id="16" w:name="_Toc8029051"/>
      <w:bookmarkStart w:id="17" w:name="_Toc9265352"/>
      <w:bookmarkEnd w:id="15"/>
      <w:r>
        <w:rPr>
          <w:rFonts w:hint="eastAsia"/>
        </w:rPr>
        <w:lastRenderedPageBreak/>
        <w:t>1</w:t>
      </w:r>
      <w:r w:rsidR="00157599">
        <w:t xml:space="preserve"> </w:t>
      </w:r>
      <w:r w:rsidR="00663AFF">
        <w:rPr>
          <w:rFonts w:hint="eastAsia"/>
        </w:rPr>
        <w:t>绪论</w:t>
      </w:r>
      <w:bookmarkEnd w:id="16"/>
      <w:bookmarkEnd w:id="17"/>
    </w:p>
    <w:p w14:paraId="2BCDACF6" w14:textId="689FAF7F" w:rsidR="00663AFF" w:rsidRPr="003C1B90" w:rsidRDefault="00663AFF" w:rsidP="00AB7018">
      <w:pPr>
        <w:pStyle w:val="2"/>
      </w:pPr>
      <w:bookmarkStart w:id="18" w:name="_Toc8029052"/>
      <w:bookmarkStart w:id="19" w:name="_Toc9265353"/>
      <w:r w:rsidRPr="003C1B90">
        <w:rPr>
          <w:rFonts w:hint="eastAsia"/>
        </w:rPr>
        <w:t>1</w:t>
      </w:r>
      <w:r w:rsidRPr="003C1B90">
        <w:t>.1</w:t>
      </w:r>
      <w:r w:rsidRPr="003C1B90">
        <w:rPr>
          <w:rFonts w:hint="eastAsia"/>
        </w:rPr>
        <w:t>研究背景</w:t>
      </w:r>
      <w:bookmarkEnd w:id="18"/>
      <w:bookmarkEnd w:id="19"/>
    </w:p>
    <w:p w14:paraId="5ECC5EA8" w14:textId="4B1F2272" w:rsidR="00663AFF" w:rsidRPr="003C1B90" w:rsidRDefault="0011278B" w:rsidP="00BD18BB">
      <w:pPr>
        <w:ind w:firstLine="420"/>
        <w:rPr>
          <w:szCs w:val="24"/>
        </w:rPr>
      </w:pPr>
      <w:r>
        <w:rPr>
          <w:szCs w:val="24"/>
        </w:rPr>
        <w:fldChar w:fldCharType="begin"/>
      </w:r>
      <w:r>
        <w:rPr>
          <w:szCs w:val="24"/>
        </w:rPr>
        <w:instrText xml:space="preserve"> MACROBUTTON MTEditEquationSection2 </w:instrText>
      </w:r>
      <w:r w:rsidRPr="0011278B">
        <w:rPr>
          <w:rStyle w:val="MTEquationSection"/>
        </w:rPr>
        <w:instrText>Equation Chapter (Next) Section 1</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1 \h \* MERGEFORMAT </w:instrText>
      </w:r>
      <w:r>
        <w:rPr>
          <w:szCs w:val="24"/>
        </w:rPr>
        <w:fldChar w:fldCharType="end"/>
      </w:r>
      <w:r>
        <w:rPr>
          <w:szCs w:val="24"/>
        </w:rPr>
        <w:fldChar w:fldCharType="begin"/>
      </w:r>
      <w:r>
        <w:rPr>
          <w:szCs w:val="24"/>
        </w:rPr>
        <w:instrText xml:space="preserve"> SEQ MTChap \h \* MERGEFORMAT </w:instrText>
      </w:r>
      <w:r>
        <w:rPr>
          <w:szCs w:val="24"/>
        </w:rPr>
        <w:fldChar w:fldCharType="end"/>
      </w:r>
      <w:r>
        <w:rPr>
          <w:szCs w:val="24"/>
        </w:rPr>
        <w:fldChar w:fldCharType="end"/>
      </w:r>
      <w:r w:rsidR="00375168">
        <w:rPr>
          <w:rFonts w:hint="eastAsia"/>
          <w:szCs w:val="24"/>
        </w:rPr>
        <w:t>多旋翼</w:t>
      </w:r>
      <w:r w:rsidR="00663AFF" w:rsidRPr="003C1B90">
        <w:rPr>
          <w:rFonts w:hint="eastAsia"/>
          <w:szCs w:val="24"/>
        </w:rPr>
        <w:t>无人机正快速成为一种</w:t>
      </w:r>
      <w:r w:rsidR="00375168">
        <w:rPr>
          <w:rFonts w:hint="eastAsia"/>
          <w:szCs w:val="24"/>
        </w:rPr>
        <w:t>适用范围广泛</w:t>
      </w:r>
      <w:r w:rsidR="00663AFF" w:rsidRPr="003C1B90">
        <w:rPr>
          <w:rFonts w:hint="eastAsia"/>
          <w:szCs w:val="24"/>
        </w:rPr>
        <w:t>的现代工具，它在搜索、</w:t>
      </w:r>
      <w:r w:rsidR="00375168" w:rsidRPr="003C1B90">
        <w:rPr>
          <w:rFonts w:hint="eastAsia"/>
          <w:szCs w:val="24"/>
        </w:rPr>
        <w:t>远程遥感</w:t>
      </w:r>
      <w:r w:rsidR="00375168">
        <w:rPr>
          <w:rFonts w:hint="eastAsia"/>
          <w:szCs w:val="24"/>
        </w:rPr>
        <w:t>、</w:t>
      </w:r>
      <w:r w:rsidR="00663AFF" w:rsidRPr="003C1B90">
        <w:rPr>
          <w:rFonts w:hint="eastAsia"/>
          <w:szCs w:val="24"/>
        </w:rPr>
        <w:t>救援、</w:t>
      </w:r>
      <w:r w:rsidR="00375168" w:rsidRPr="003C1B90">
        <w:rPr>
          <w:rFonts w:hint="eastAsia"/>
          <w:szCs w:val="24"/>
        </w:rPr>
        <w:t>航拍</w:t>
      </w:r>
      <w:r w:rsidR="00375168">
        <w:rPr>
          <w:rFonts w:hint="eastAsia"/>
          <w:szCs w:val="24"/>
        </w:rPr>
        <w:t>、监视</w:t>
      </w:r>
      <w:r w:rsidR="00663AFF" w:rsidRPr="003C1B90">
        <w:rPr>
          <w:rFonts w:hint="eastAsia"/>
          <w:szCs w:val="24"/>
        </w:rPr>
        <w:t>等领域</w:t>
      </w:r>
      <w:r w:rsidR="00375168">
        <w:rPr>
          <w:rFonts w:hint="eastAsia"/>
          <w:szCs w:val="24"/>
        </w:rPr>
        <w:t>已经表现出出色的特征优势</w:t>
      </w:r>
      <w:r w:rsidR="00E3156D">
        <w:rPr>
          <w:rFonts w:hint="eastAsia"/>
          <w:szCs w:val="24"/>
          <w:vertAlign w:val="superscript"/>
        </w:rPr>
        <w:t>[</w:t>
      </w:r>
      <w:r w:rsidR="00E3156D">
        <w:rPr>
          <w:szCs w:val="24"/>
          <w:vertAlign w:val="superscript"/>
        </w:rPr>
        <w:t>1]</w:t>
      </w:r>
      <w:r w:rsidR="00663AFF" w:rsidRPr="003C1B90">
        <w:rPr>
          <w:rFonts w:hint="eastAsia"/>
          <w:szCs w:val="24"/>
        </w:rPr>
        <w:t>，更被应用于军事行动等特殊领域。小型</w:t>
      </w:r>
      <w:r w:rsidR="0037585D">
        <w:rPr>
          <w:rFonts w:hint="eastAsia"/>
          <w:szCs w:val="24"/>
        </w:rPr>
        <w:t>多</w:t>
      </w:r>
      <w:r w:rsidR="00663AFF" w:rsidRPr="003C1B90">
        <w:rPr>
          <w:rFonts w:hint="eastAsia"/>
          <w:szCs w:val="24"/>
        </w:rPr>
        <w:t>旋翼无人机由于体型小、</w:t>
      </w:r>
      <w:r w:rsidR="00375168">
        <w:rPr>
          <w:rFonts w:hint="eastAsia"/>
          <w:szCs w:val="24"/>
        </w:rPr>
        <w:t>质量轻、</w:t>
      </w:r>
      <w:r w:rsidR="00663AFF" w:rsidRPr="003C1B90">
        <w:rPr>
          <w:rFonts w:hint="eastAsia"/>
          <w:szCs w:val="24"/>
        </w:rPr>
        <w:t>可垂直起降、</w:t>
      </w:r>
      <w:r w:rsidR="00375168">
        <w:rPr>
          <w:rFonts w:hint="eastAsia"/>
          <w:szCs w:val="24"/>
        </w:rPr>
        <w:t>安全性好、</w:t>
      </w:r>
      <w:r w:rsidR="00663AFF" w:rsidRPr="003C1B90">
        <w:rPr>
          <w:rFonts w:hint="eastAsia"/>
          <w:szCs w:val="24"/>
        </w:rPr>
        <w:t>机动灵敏</w:t>
      </w:r>
      <w:r w:rsidR="00375168">
        <w:rPr>
          <w:rFonts w:hint="eastAsia"/>
          <w:szCs w:val="24"/>
        </w:rPr>
        <w:t>、结构简单</w:t>
      </w:r>
      <w:r w:rsidR="00663AFF" w:rsidRPr="003C1B90">
        <w:rPr>
          <w:rFonts w:hint="eastAsia"/>
          <w:szCs w:val="24"/>
        </w:rPr>
        <w:t>等特点，</w:t>
      </w:r>
      <w:r w:rsidR="00375168">
        <w:rPr>
          <w:rFonts w:hint="eastAsia"/>
          <w:szCs w:val="24"/>
        </w:rPr>
        <w:t>在</w:t>
      </w:r>
      <w:r w:rsidR="00663AFF" w:rsidRPr="003C1B90">
        <w:rPr>
          <w:rFonts w:hint="eastAsia"/>
          <w:szCs w:val="24"/>
        </w:rPr>
        <w:t>现代战争中</w:t>
      </w:r>
      <w:r w:rsidR="00375168">
        <w:rPr>
          <w:rFonts w:hint="eastAsia"/>
          <w:szCs w:val="24"/>
        </w:rPr>
        <w:t>开始被</w:t>
      </w:r>
      <w:r w:rsidR="00663AFF" w:rsidRPr="003C1B90">
        <w:rPr>
          <w:rFonts w:hint="eastAsia"/>
          <w:szCs w:val="24"/>
        </w:rPr>
        <w:t>应用于狭窄空间和</w:t>
      </w:r>
      <w:proofErr w:type="gramStart"/>
      <w:r w:rsidR="00663AFF" w:rsidRPr="003C1B90">
        <w:rPr>
          <w:rFonts w:hint="eastAsia"/>
          <w:szCs w:val="24"/>
        </w:rPr>
        <w:t>街头楼巷</w:t>
      </w:r>
      <w:proofErr w:type="gramEnd"/>
      <w:r w:rsidR="00663AFF" w:rsidRPr="003C1B90">
        <w:rPr>
          <w:rFonts w:hint="eastAsia"/>
          <w:szCs w:val="24"/>
        </w:rPr>
        <w:t>的作战任务中</w:t>
      </w:r>
      <w:r w:rsidR="00375168">
        <w:rPr>
          <w:rFonts w:hint="eastAsia"/>
          <w:szCs w:val="24"/>
        </w:rPr>
        <w:t>，到现在更是已经推广到更多场景</w:t>
      </w:r>
      <w:r w:rsidR="00663AFF" w:rsidRPr="003C1B90">
        <w:rPr>
          <w:rFonts w:hint="eastAsia"/>
          <w:szCs w:val="24"/>
        </w:rPr>
        <w:t>。近年来，小型</w:t>
      </w:r>
      <w:r w:rsidR="0037585D">
        <w:rPr>
          <w:rFonts w:hint="eastAsia"/>
          <w:szCs w:val="24"/>
        </w:rPr>
        <w:t>多</w:t>
      </w:r>
      <w:r w:rsidR="00663AFF" w:rsidRPr="003C1B90">
        <w:rPr>
          <w:rFonts w:hint="eastAsia"/>
          <w:szCs w:val="24"/>
        </w:rPr>
        <w:t>旋翼无人机因体型小、造价低、易操作、易维护、易携带、隐蔽性高和适用于严峻环境等特点，频频出现在叙利亚</w:t>
      </w:r>
      <w:r w:rsidR="00E5654A">
        <w:rPr>
          <w:rFonts w:hint="eastAsia"/>
          <w:szCs w:val="24"/>
        </w:rPr>
        <w:t>、利比亚</w:t>
      </w:r>
      <w:r w:rsidR="00663AFF" w:rsidRPr="003C1B90">
        <w:rPr>
          <w:rFonts w:hint="eastAsia"/>
          <w:szCs w:val="24"/>
        </w:rPr>
        <w:t>战场上。</w:t>
      </w:r>
    </w:p>
    <w:p w14:paraId="7C548E3C" w14:textId="1E9D8041" w:rsidR="00F25DDF" w:rsidRDefault="00663AFF" w:rsidP="00F25DDF">
      <w:pPr>
        <w:ind w:firstLine="420"/>
        <w:jc w:val="left"/>
        <w:rPr>
          <w:szCs w:val="24"/>
        </w:rPr>
      </w:pPr>
      <w:r w:rsidRPr="003C1B90">
        <w:rPr>
          <w:szCs w:val="24"/>
        </w:rPr>
        <w:t>目前</w:t>
      </w:r>
      <w:r w:rsidR="0037585D">
        <w:rPr>
          <w:rFonts w:hint="eastAsia"/>
          <w:szCs w:val="24"/>
        </w:rPr>
        <w:t>主流</w:t>
      </w:r>
      <w:r w:rsidRPr="003C1B90">
        <w:rPr>
          <w:szCs w:val="24"/>
        </w:rPr>
        <w:t>采用遥控</w:t>
      </w:r>
      <w:r w:rsidR="0037585D">
        <w:rPr>
          <w:szCs w:val="24"/>
        </w:rPr>
        <w:t>多旋翼</w:t>
      </w:r>
      <w:r w:rsidRPr="003C1B90">
        <w:rPr>
          <w:rFonts w:hint="eastAsia"/>
          <w:szCs w:val="24"/>
        </w:rPr>
        <w:t>，</w:t>
      </w:r>
      <w:r w:rsidR="0037585D">
        <w:rPr>
          <w:rFonts w:hint="eastAsia"/>
          <w:szCs w:val="24"/>
        </w:rPr>
        <w:t>需要经验丰富的操纵手操控多旋翼无人机实现对目标精确打击。</w:t>
      </w:r>
      <w:r w:rsidRPr="003C1B90">
        <w:rPr>
          <w:rFonts w:hint="eastAsia"/>
          <w:szCs w:val="24"/>
        </w:rPr>
        <w:t>然而这种方式</w:t>
      </w:r>
      <w:r w:rsidR="0037585D">
        <w:rPr>
          <w:rFonts w:hint="eastAsia"/>
          <w:szCs w:val="24"/>
        </w:rPr>
        <w:t>存在诸多不足，首先完成打击</w:t>
      </w:r>
      <w:r w:rsidRPr="003C1B90">
        <w:rPr>
          <w:rFonts w:hint="eastAsia"/>
          <w:szCs w:val="24"/>
        </w:rPr>
        <w:t>需要经验丰富的</w:t>
      </w:r>
      <w:r w:rsidR="0037585D">
        <w:rPr>
          <w:rFonts w:hint="eastAsia"/>
          <w:szCs w:val="24"/>
        </w:rPr>
        <w:t>操纵手</w:t>
      </w:r>
      <w:r w:rsidRPr="003C1B90">
        <w:rPr>
          <w:rFonts w:hint="eastAsia"/>
          <w:szCs w:val="24"/>
        </w:rPr>
        <w:t>，降低了</w:t>
      </w:r>
      <w:r w:rsidR="0037585D">
        <w:rPr>
          <w:rFonts w:hint="eastAsia"/>
          <w:szCs w:val="24"/>
        </w:rPr>
        <w:t>多旋翼</w:t>
      </w:r>
      <w:r w:rsidRPr="003C1B90">
        <w:rPr>
          <w:rFonts w:hint="eastAsia"/>
          <w:szCs w:val="24"/>
        </w:rPr>
        <w:t>作战的易用性</w:t>
      </w:r>
      <w:r w:rsidR="0037585D">
        <w:rPr>
          <w:rFonts w:hint="eastAsia"/>
          <w:szCs w:val="24"/>
        </w:rPr>
        <w:t>和广泛应用潜力</w:t>
      </w:r>
      <w:r w:rsidRPr="003C1B90">
        <w:rPr>
          <w:rFonts w:hint="eastAsia"/>
          <w:szCs w:val="24"/>
        </w:rPr>
        <w:t>，</w:t>
      </w:r>
      <w:r w:rsidR="0037585D">
        <w:rPr>
          <w:rFonts w:hint="eastAsia"/>
          <w:szCs w:val="24"/>
        </w:rPr>
        <w:t>大大增加操纵手的培训成本；</w:t>
      </w:r>
      <w:r w:rsidR="004A75A5">
        <w:rPr>
          <w:rFonts w:hint="eastAsia"/>
          <w:szCs w:val="24"/>
        </w:rPr>
        <w:t>并且几乎只能对侦查过的固定目标进行打击，例如对入侵的多旋翼无人机这种灵活目标这种方法就难以奏效；</w:t>
      </w:r>
      <w:r w:rsidRPr="003C1B90">
        <w:rPr>
          <w:rFonts w:hint="eastAsia"/>
          <w:szCs w:val="24"/>
        </w:rPr>
        <w:t>在复杂地形中需要保持</w:t>
      </w:r>
      <w:r w:rsidR="0037585D">
        <w:rPr>
          <w:rFonts w:hint="eastAsia"/>
          <w:szCs w:val="24"/>
        </w:rPr>
        <w:t>多旋翼</w:t>
      </w:r>
      <w:r w:rsidRPr="003C1B90">
        <w:rPr>
          <w:rFonts w:hint="eastAsia"/>
          <w:szCs w:val="24"/>
        </w:rPr>
        <w:t>处于</w:t>
      </w:r>
      <w:r w:rsidR="0037585D">
        <w:rPr>
          <w:rFonts w:hint="eastAsia"/>
          <w:szCs w:val="24"/>
        </w:rPr>
        <w:t>操纵手</w:t>
      </w:r>
      <w:r w:rsidRPr="003C1B90">
        <w:rPr>
          <w:rFonts w:hint="eastAsia"/>
          <w:szCs w:val="24"/>
        </w:rPr>
        <w:t>视域之内，</w:t>
      </w:r>
      <w:r w:rsidR="0037585D">
        <w:rPr>
          <w:rFonts w:hint="eastAsia"/>
          <w:szCs w:val="24"/>
        </w:rPr>
        <w:t>操纵手</w:t>
      </w:r>
      <w:r w:rsidRPr="003C1B90">
        <w:rPr>
          <w:rFonts w:hint="eastAsia"/>
          <w:szCs w:val="24"/>
        </w:rPr>
        <w:t>的人身安全</w:t>
      </w:r>
      <w:r w:rsidR="0037585D">
        <w:rPr>
          <w:rFonts w:hint="eastAsia"/>
          <w:szCs w:val="24"/>
        </w:rPr>
        <w:t>威胁增加，</w:t>
      </w:r>
      <w:r w:rsidRPr="003C1B90">
        <w:rPr>
          <w:rFonts w:hint="eastAsia"/>
          <w:szCs w:val="24"/>
        </w:rPr>
        <w:t>因此</w:t>
      </w:r>
      <w:r w:rsidR="0037585D">
        <w:rPr>
          <w:rFonts w:hint="eastAsia"/>
          <w:szCs w:val="24"/>
        </w:rPr>
        <w:t>一个合理的需求是制定</w:t>
      </w:r>
      <w:r w:rsidRPr="003C1B90">
        <w:rPr>
          <w:rFonts w:hint="eastAsia"/>
          <w:szCs w:val="24"/>
        </w:rPr>
        <w:t>一</w:t>
      </w:r>
      <w:r w:rsidR="0037585D">
        <w:rPr>
          <w:rFonts w:hint="eastAsia"/>
          <w:szCs w:val="24"/>
        </w:rPr>
        <w:t>种</w:t>
      </w:r>
      <w:r w:rsidRPr="003C1B90">
        <w:rPr>
          <w:rFonts w:hint="eastAsia"/>
          <w:szCs w:val="24"/>
        </w:rPr>
        <w:t>可靠的方法控制飞行器自主飞行</w:t>
      </w:r>
      <w:r w:rsidR="00E3156D">
        <w:rPr>
          <w:szCs w:val="24"/>
          <w:vertAlign w:val="superscript"/>
        </w:rPr>
        <w:t>[2]</w:t>
      </w:r>
      <w:r w:rsidRPr="003C1B90">
        <w:rPr>
          <w:rFonts w:hint="eastAsia"/>
          <w:szCs w:val="24"/>
        </w:rPr>
        <w:t>。</w:t>
      </w:r>
    </w:p>
    <w:p w14:paraId="517B262C" w14:textId="693A4ACD" w:rsidR="00F25DDF" w:rsidRPr="003C1B90" w:rsidRDefault="00F25DDF" w:rsidP="00F25DDF">
      <w:pPr>
        <w:ind w:firstLine="420"/>
        <w:jc w:val="center"/>
        <w:rPr>
          <w:szCs w:val="24"/>
        </w:rPr>
      </w:pPr>
      <w:r w:rsidRPr="003C1B90">
        <w:rPr>
          <w:noProof/>
          <w:szCs w:val="24"/>
        </w:rPr>
        <w:drawing>
          <wp:inline distT="0" distB="0" distL="0" distR="0" wp14:anchorId="5C420E68" wp14:editId="78DE7D69">
            <wp:extent cx="3997794" cy="169545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1570" cy="1730979"/>
                    </a:xfrm>
                    <a:prstGeom prst="rect">
                      <a:avLst/>
                    </a:prstGeom>
                    <a:noFill/>
                    <a:ln>
                      <a:noFill/>
                    </a:ln>
                  </pic:spPr>
                </pic:pic>
              </a:graphicData>
            </a:graphic>
          </wp:inline>
        </w:drawing>
      </w:r>
    </w:p>
    <w:p w14:paraId="7C32D106" w14:textId="6C593E9C" w:rsidR="0037585D" w:rsidRPr="00F25DDF" w:rsidRDefault="00F25DDF" w:rsidP="00F25DDF">
      <w:pPr>
        <w:jc w:val="center"/>
        <w:rPr>
          <w:rFonts w:ascii="宋体" w:hAnsi="宋体"/>
          <w:sz w:val="21"/>
          <w:szCs w:val="21"/>
        </w:rPr>
      </w:pPr>
      <w:r w:rsidRPr="00CD249B">
        <w:rPr>
          <w:rFonts w:ascii="宋体" w:hAnsi="宋体"/>
          <w:kern w:val="0"/>
          <w:sz w:val="21"/>
          <w:szCs w:val="21"/>
        </w:rPr>
        <w:t>图</w:t>
      </w:r>
      <w:r w:rsidR="00E3156D">
        <w:rPr>
          <w:kern w:val="0"/>
          <w:sz w:val="21"/>
          <w:szCs w:val="21"/>
        </w:rPr>
        <w:t xml:space="preserve">1.1 </w:t>
      </w:r>
      <w:r w:rsidRPr="00CD249B">
        <w:rPr>
          <w:rFonts w:ascii="宋体" w:hAnsi="宋体"/>
          <w:kern w:val="0"/>
          <w:sz w:val="21"/>
          <w:szCs w:val="21"/>
        </w:rPr>
        <w:t xml:space="preserve"> </w:t>
      </w:r>
      <w:r w:rsidRPr="00CD249B">
        <w:rPr>
          <w:rFonts w:ascii="宋体" w:hAnsi="宋体" w:hint="eastAsia"/>
          <w:kern w:val="0"/>
          <w:sz w:val="21"/>
          <w:szCs w:val="21"/>
        </w:rPr>
        <w:t>竖直平面目标打击示意图</w:t>
      </w:r>
    </w:p>
    <w:p w14:paraId="511C89E1" w14:textId="224A590A" w:rsidR="00663AFF" w:rsidRPr="00CD249B" w:rsidRDefault="00663AFF" w:rsidP="00F25DDF">
      <w:pPr>
        <w:ind w:firstLine="420"/>
        <w:rPr>
          <w:rFonts w:ascii="宋体" w:hAnsi="宋体"/>
          <w:sz w:val="21"/>
          <w:szCs w:val="21"/>
        </w:rPr>
      </w:pPr>
      <w:r w:rsidRPr="003C1B90">
        <w:rPr>
          <w:rFonts w:hint="eastAsia"/>
          <w:szCs w:val="24"/>
        </w:rPr>
        <w:t>本文</w:t>
      </w:r>
      <w:r w:rsidR="0037585D">
        <w:rPr>
          <w:rFonts w:hint="eastAsia"/>
          <w:szCs w:val="24"/>
        </w:rPr>
        <w:t>针对这种需求</w:t>
      </w:r>
      <w:r w:rsidRPr="003C1B90">
        <w:rPr>
          <w:rFonts w:hint="eastAsia"/>
          <w:szCs w:val="24"/>
        </w:rPr>
        <w:t>考虑使用视觉伺服近距离</w:t>
      </w:r>
      <w:r w:rsidR="0037585D">
        <w:rPr>
          <w:rFonts w:hint="eastAsia"/>
          <w:szCs w:val="24"/>
        </w:rPr>
        <w:t>打击</w:t>
      </w:r>
      <w:r w:rsidRPr="003C1B90">
        <w:rPr>
          <w:rFonts w:hint="eastAsia"/>
          <w:szCs w:val="24"/>
        </w:rPr>
        <w:t>控制的方法</w:t>
      </w:r>
      <w:r w:rsidR="006E378F">
        <w:rPr>
          <w:rFonts w:hint="eastAsia"/>
          <w:szCs w:val="24"/>
        </w:rPr>
        <w:t>完成目标</w:t>
      </w:r>
      <w:r w:rsidRPr="003C1B90">
        <w:rPr>
          <w:rFonts w:hint="eastAsia"/>
          <w:szCs w:val="24"/>
        </w:rPr>
        <w:t>，</w:t>
      </w:r>
      <w:r w:rsidR="007F685D">
        <w:rPr>
          <w:rFonts w:hint="eastAsia"/>
          <w:szCs w:val="24"/>
        </w:rPr>
        <w:t>竖直平面</w:t>
      </w:r>
      <w:r w:rsidRPr="003C1B90">
        <w:rPr>
          <w:rFonts w:hint="eastAsia"/>
          <w:szCs w:val="24"/>
        </w:rPr>
        <w:t>目标打击示意图如图</w:t>
      </w:r>
      <w:r w:rsidRPr="003C1B90">
        <w:rPr>
          <w:rFonts w:hint="eastAsia"/>
          <w:szCs w:val="24"/>
        </w:rPr>
        <w:t>1</w:t>
      </w:r>
      <w:r w:rsidR="004D1332">
        <w:rPr>
          <w:szCs w:val="24"/>
        </w:rPr>
        <w:t>.1</w:t>
      </w:r>
      <w:r w:rsidRPr="003C1B90">
        <w:rPr>
          <w:rFonts w:hint="eastAsia"/>
          <w:szCs w:val="24"/>
        </w:rPr>
        <w:t>所示</w:t>
      </w:r>
      <w:r w:rsidR="006E378F">
        <w:rPr>
          <w:rFonts w:hint="eastAsia"/>
          <w:szCs w:val="24"/>
        </w:rPr>
        <w:t>，红色块为目标，小型多旋翼无人机的机架上固连着摄像头获取图像</w:t>
      </w:r>
      <w:r w:rsidRPr="003C1B90">
        <w:rPr>
          <w:rFonts w:hint="eastAsia"/>
          <w:szCs w:val="24"/>
        </w:rPr>
        <w:t>。在机载</w:t>
      </w:r>
      <w:r w:rsidR="006E378F">
        <w:rPr>
          <w:rFonts w:hint="eastAsia"/>
          <w:szCs w:val="24"/>
        </w:rPr>
        <w:t>处理器</w:t>
      </w:r>
      <w:r w:rsidRPr="003C1B90">
        <w:rPr>
          <w:rFonts w:hint="eastAsia"/>
          <w:szCs w:val="24"/>
        </w:rPr>
        <w:t>处理信息的情况下，通过摄像头</w:t>
      </w:r>
      <w:r w:rsidR="006E378F">
        <w:rPr>
          <w:rFonts w:hint="eastAsia"/>
          <w:szCs w:val="24"/>
        </w:rPr>
        <w:t>获取图片，使用视觉追踪算法</w:t>
      </w:r>
      <w:r w:rsidRPr="003C1B90">
        <w:rPr>
          <w:rFonts w:hint="eastAsia"/>
          <w:szCs w:val="24"/>
        </w:rPr>
        <w:t>捕获</w:t>
      </w:r>
      <w:r w:rsidR="006E378F">
        <w:rPr>
          <w:rFonts w:hint="eastAsia"/>
          <w:szCs w:val="24"/>
        </w:rPr>
        <w:t>目标在图像中的位置坐标，利用视觉伺服算法</w:t>
      </w:r>
      <w:r w:rsidRPr="003C1B90">
        <w:rPr>
          <w:rFonts w:hint="eastAsia"/>
          <w:szCs w:val="24"/>
        </w:rPr>
        <w:t>控制飞行器运动</w:t>
      </w:r>
      <w:r w:rsidR="006E378F">
        <w:rPr>
          <w:rFonts w:hint="eastAsia"/>
          <w:szCs w:val="24"/>
        </w:rPr>
        <w:t>使得目标始终在摄像头视域之内并向中心收敛</w:t>
      </w:r>
      <w:r w:rsidRPr="003C1B90">
        <w:rPr>
          <w:rFonts w:hint="eastAsia"/>
          <w:szCs w:val="24"/>
        </w:rPr>
        <w:t>，</w:t>
      </w:r>
      <w:r w:rsidR="006E378F">
        <w:rPr>
          <w:rFonts w:hint="eastAsia"/>
          <w:szCs w:val="24"/>
        </w:rPr>
        <w:t>完成一个控制闭环。</w:t>
      </w:r>
      <w:r w:rsidR="006E378F" w:rsidRPr="003C1B90">
        <w:rPr>
          <w:rFonts w:hint="eastAsia"/>
          <w:szCs w:val="24"/>
        </w:rPr>
        <w:t>这种新型作战方式</w:t>
      </w:r>
      <w:r w:rsidRPr="003C1B90">
        <w:rPr>
          <w:rFonts w:hint="eastAsia"/>
          <w:szCs w:val="24"/>
        </w:rPr>
        <w:t>脱离了</w:t>
      </w:r>
      <w:r w:rsidR="0037585D">
        <w:rPr>
          <w:rFonts w:hint="eastAsia"/>
          <w:szCs w:val="24"/>
        </w:rPr>
        <w:t>操纵手</w:t>
      </w:r>
      <w:r w:rsidRPr="003C1B90">
        <w:rPr>
          <w:rFonts w:hint="eastAsia"/>
          <w:szCs w:val="24"/>
        </w:rPr>
        <w:t>的限制</w:t>
      </w:r>
      <w:r w:rsidR="006E378F">
        <w:rPr>
          <w:rFonts w:hint="eastAsia"/>
          <w:szCs w:val="24"/>
        </w:rPr>
        <w:t>，减少大规模培训操纵手所需的经济成本和时间成本，对于普通士兵</w:t>
      </w:r>
      <w:r w:rsidRPr="003C1B90">
        <w:rPr>
          <w:rFonts w:hint="eastAsia"/>
          <w:szCs w:val="24"/>
        </w:rPr>
        <w:t>更加易用，</w:t>
      </w:r>
      <w:r w:rsidR="004A75A5">
        <w:rPr>
          <w:rFonts w:hint="eastAsia"/>
          <w:szCs w:val="24"/>
        </w:rPr>
        <w:t>对移动的</w:t>
      </w:r>
      <w:r w:rsidR="004A75A5">
        <w:rPr>
          <w:rFonts w:hint="eastAsia"/>
          <w:szCs w:val="24"/>
        </w:rPr>
        <w:lastRenderedPageBreak/>
        <w:t>灵活目标更具威胁，</w:t>
      </w:r>
      <w:r w:rsidRPr="003C1B90">
        <w:rPr>
          <w:rFonts w:hint="eastAsia"/>
          <w:szCs w:val="24"/>
        </w:rPr>
        <w:t>应用场景更加广泛，并且保护了操纵人员</w:t>
      </w:r>
      <w:r w:rsidR="004A75A5">
        <w:rPr>
          <w:rFonts w:hint="eastAsia"/>
          <w:szCs w:val="24"/>
        </w:rPr>
        <w:t>的</w:t>
      </w:r>
      <w:r w:rsidRPr="003C1B90">
        <w:rPr>
          <w:rFonts w:hint="eastAsia"/>
          <w:szCs w:val="24"/>
        </w:rPr>
        <w:t>安全。</w:t>
      </w:r>
    </w:p>
    <w:p w14:paraId="5E0D1EBE" w14:textId="23E47C3D" w:rsidR="00E1335B" w:rsidRPr="00E1335B" w:rsidRDefault="00663AFF" w:rsidP="00E1335B">
      <w:pPr>
        <w:pStyle w:val="2"/>
      </w:pPr>
      <w:bookmarkStart w:id="20" w:name="_Toc8029053"/>
      <w:bookmarkStart w:id="21" w:name="_Toc9265354"/>
      <w:r w:rsidRPr="003C1B90">
        <w:rPr>
          <w:rFonts w:hint="eastAsia"/>
        </w:rPr>
        <w:t>1</w:t>
      </w:r>
      <w:r w:rsidRPr="003C1B90">
        <w:t>.2</w:t>
      </w:r>
      <w:r w:rsidRPr="003C1B90">
        <w:rPr>
          <w:rFonts w:hint="eastAsia"/>
        </w:rPr>
        <w:t>研究意义</w:t>
      </w:r>
      <w:bookmarkEnd w:id="20"/>
      <w:bookmarkEnd w:id="21"/>
    </w:p>
    <w:p w14:paraId="670DC41B" w14:textId="47F6D68E" w:rsidR="00D03AC7" w:rsidRDefault="00D03AC7" w:rsidP="00663AFF">
      <w:pPr>
        <w:autoSpaceDE w:val="0"/>
        <w:autoSpaceDN w:val="0"/>
        <w:adjustRightInd w:val="0"/>
        <w:ind w:firstLine="420"/>
        <w:jc w:val="left"/>
        <w:rPr>
          <w:szCs w:val="24"/>
        </w:rPr>
      </w:pPr>
      <w:r>
        <w:rPr>
          <w:rFonts w:hint="eastAsia"/>
          <w:szCs w:val="24"/>
        </w:rPr>
        <w:t>相较于传统的单兵打击方式，</w:t>
      </w:r>
      <w:r w:rsidR="00E1335B">
        <w:rPr>
          <w:rFonts w:hint="eastAsia"/>
          <w:szCs w:val="24"/>
        </w:rPr>
        <w:t>利用多旋翼飞行器这种现代工具</w:t>
      </w:r>
      <w:r w:rsidR="008063CE">
        <w:rPr>
          <w:rFonts w:hint="eastAsia"/>
          <w:szCs w:val="24"/>
        </w:rPr>
        <w:t>进行打击无疑是更加优秀的，多旋翼飞行器打击是一种远程打击，所以可以有效降低士兵所受到的危险，并且适用于更加广泛的地形环境，可以打击士兵所不能及的目标区域，多旋翼飞行器还在一定程度上具有视距</w:t>
      </w:r>
      <w:proofErr w:type="gramStart"/>
      <w:r w:rsidR="008063CE">
        <w:rPr>
          <w:rFonts w:hint="eastAsia"/>
          <w:szCs w:val="24"/>
        </w:rPr>
        <w:t>外打击</w:t>
      </w:r>
      <w:proofErr w:type="gramEnd"/>
      <w:r w:rsidR="008063CE">
        <w:rPr>
          <w:rFonts w:hint="eastAsia"/>
          <w:szCs w:val="24"/>
        </w:rPr>
        <w:t>能力，增强了打击的隐蔽性和突然性。</w:t>
      </w:r>
    </w:p>
    <w:p w14:paraId="6391EAD0" w14:textId="0EF3AE3E" w:rsidR="008063CE" w:rsidRDefault="008063CE" w:rsidP="00663AFF">
      <w:pPr>
        <w:autoSpaceDE w:val="0"/>
        <w:autoSpaceDN w:val="0"/>
        <w:adjustRightInd w:val="0"/>
        <w:ind w:firstLine="420"/>
        <w:jc w:val="left"/>
        <w:rPr>
          <w:szCs w:val="24"/>
        </w:rPr>
      </w:pPr>
      <w:r>
        <w:rPr>
          <w:rFonts w:hint="eastAsia"/>
          <w:szCs w:val="24"/>
        </w:rPr>
        <w:t>使用操纵手控制多旋翼无人飞行器打击</w:t>
      </w:r>
      <w:r w:rsidR="002A3A03">
        <w:rPr>
          <w:rFonts w:hint="eastAsia"/>
          <w:szCs w:val="24"/>
        </w:rPr>
        <w:t>是</w:t>
      </w:r>
      <w:r>
        <w:rPr>
          <w:rFonts w:hint="eastAsia"/>
          <w:szCs w:val="24"/>
        </w:rPr>
        <w:t>目前战场主流作战方式，</w:t>
      </w:r>
      <w:r w:rsidR="002A3A03" w:rsidRPr="003C1B90">
        <w:rPr>
          <w:szCs w:val="24"/>
        </w:rPr>
        <w:t>大多需要操控手操控到达指定地点</w:t>
      </w:r>
      <w:r w:rsidR="002A3A03" w:rsidRPr="003C1B90">
        <w:rPr>
          <w:rFonts w:hint="eastAsia"/>
          <w:szCs w:val="24"/>
        </w:rPr>
        <w:t>完成任务</w:t>
      </w:r>
      <w:r w:rsidR="002A3A03">
        <w:rPr>
          <w:rFonts w:hint="eastAsia"/>
          <w:szCs w:val="24"/>
        </w:rPr>
        <w:t>，操纵手在靠近目标的地方是非常危险的，</w:t>
      </w:r>
      <w:r>
        <w:rPr>
          <w:rFonts w:hint="eastAsia"/>
          <w:szCs w:val="24"/>
        </w:rPr>
        <w:t>采用视觉伺服进行近距离跟踪控制打击脱离了对于经验丰富的操纵手的需求，保护了操纵手的安全，同时降低了培训</w:t>
      </w:r>
      <w:r w:rsidR="008E319E">
        <w:rPr>
          <w:rFonts w:hint="eastAsia"/>
          <w:szCs w:val="24"/>
        </w:rPr>
        <w:t>操纵手的经济和时间成本，面向普通士兵使用更加友好，提高这种新型作战方式的易用性和推广性，降低军队列装难度，并且该方法对于灵活移动物体具有有效打击能力。</w:t>
      </w:r>
    </w:p>
    <w:p w14:paraId="5442AB6D" w14:textId="25A61032" w:rsidR="00663AFF" w:rsidRDefault="00663AFF" w:rsidP="00663AFF">
      <w:pPr>
        <w:autoSpaceDE w:val="0"/>
        <w:autoSpaceDN w:val="0"/>
        <w:adjustRightInd w:val="0"/>
        <w:ind w:firstLine="420"/>
        <w:jc w:val="left"/>
        <w:rPr>
          <w:szCs w:val="24"/>
        </w:rPr>
      </w:pPr>
      <w:r w:rsidRPr="003C1B90">
        <w:rPr>
          <w:rFonts w:hint="eastAsia"/>
          <w:szCs w:val="24"/>
        </w:rPr>
        <w:t>传统的</w:t>
      </w:r>
      <w:r w:rsidR="008E319E">
        <w:rPr>
          <w:rFonts w:hint="eastAsia"/>
          <w:szCs w:val="24"/>
        </w:rPr>
        <w:t>多旋翼</w:t>
      </w:r>
      <w:r w:rsidRPr="003C1B90">
        <w:rPr>
          <w:rFonts w:hint="eastAsia"/>
          <w:szCs w:val="24"/>
        </w:rPr>
        <w:t>飞行器一般采用全球定位系统（</w:t>
      </w:r>
      <w:r w:rsidRPr="003C1B90">
        <w:rPr>
          <w:szCs w:val="24"/>
        </w:rPr>
        <w:t>GPS</w:t>
      </w:r>
      <w:r w:rsidRPr="003C1B90">
        <w:rPr>
          <w:rFonts w:hint="eastAsia"/>
          <w:szCs w:val="24"/>
        </w:rPr>
        <w:t>）</w:t>
      </w:r>
      <w:r w:rsidR="008E319E">
        <w:rPr>
          <w:rFonts w:hint="eastAsia"/>
          <w:szCs w:val="24"/>
        </w:rPr>
        <w:t>和</w:t>
      </w:r>
      <w:r w:rsidR="008E319E" w:rsidRPr="003C1B90">
        <w:rPr>
          <w:rFonts w:hint="eastAsia"/>
          <w:szCs w:val="24"/>
        </w:rPr>
        <w:t>惯性测量单元（</w:t>
      </w:r>
      <w:r w:rsidR="008E319E" w:rsidRPr="003C1B90">
        <w:rPr>
          <w:rFonts w:hint="eastAsia"/>
          <w:szCs w:val="24"/>
        </w:rPr>
        <w:t>IMU</w:t>
      </w:r>
      <w:r w:rsidR="008E319E" w:rsidRPr="003C1B90">
        <w:rPr>
          <w:rFonts w:hint="eastAsia"/>
          <w:szCs w:val="24"/>
        </w:rPr>
        <w:t>）</w:t>
      </w:r>
      <w:r w:rsidRPr="003C1B90">
        <w:rPr>
          <w:rFonts w:hint="eastAsia"/>
          <w:szCs w:val="24"/>
        </w:rPr>
        <w:t>提供</w:t>
      </w:r>
      <w:r w:rsidR="008E319E">
        <w:rPr>
          <w:rFonts w:hint="eastAsia"/>
          <w:szCs w:val="24"/>
        </w:rPr>
        <w:t>飞机的</w:t>
      </w:r>
      <w:r w:rsidRPr="003C1B90">
        <w:rPr>
          <w:rFonts w:hint="eastAsia"/>
          <w:szCs w:val="24"/>
        </w:rPr>
        <w:t>位姿信息</w:t>
      </w:r>
      <w:r w:rsidR="008E319E">
        <w:rPr>
          <w:rFonts w:hint="eastAsia"/>
          <w:szCs w:val="24"/>
        </w:rPr>
        <w:t>。</w:t>
      </w:r>
      <w:r w:rsidRPr="003C1B90">
        <w:rPr>
          <w:rFonts w:hint="eastAsia"/>
          <w:szCs w:val="24"/>
        </w:rPr>
        <w:t>但是</w:t>
      </w:r>
      <w:r w:rsidR="008E319E">
        <w:rPr>
          <w:rFonts w:hint="eastAsia"/>
          <w:szCs w:val="24"/>
        </w:rPr>
        <w:t>GPS</w:t>
      </w:r>
      <w:r w:rsidR="008E319E">
        <w:rPr>
          <w:rFonts w:hint="eastAsia"/>
          <w:szCs w:val="24"/>
        </w:rPr>
        <w:t>信号穿透性弱，信号强度大大影响定位精度，</w:t>
      </w:r>
      <w:r w:rsidR="002C184A">
        <w:rPr>
          <w:rFonts w:hint="eastAsia"/>
          <w:szCs w:val="24"/>
        </w:rPr>
        <w:t>在山区</w:t>
      </w:r>
      <w:r w:rsidR="008E319E">
        <w:rPr>
          <w:rFonts w:hint="eastAsia"/>
          <w:szCs w:val="24"/>
        </w:rPr>
        <w:t>、森林、洞穴以及建筑物繁多的城市</w:t>
      </w:r>
      <w:r w:rsidR="002C184A">
        <w:rPr>
          <w:rFonts w:hint="eastAsia"/>
          <w:szCs w:val="24"/>
        </w:rPr>
        <w:t>等复杂地形和室内都不具有很高的可靠性</w:t>
      </w:r>
      <w:r w:rsidRPr="003C1B90">
        <w:rPr>
          <w:rFonts w:hint="eastAsia"/>
          <w:szCs w:val="24"/>
        </w:rPr>
        <w:t>，尽管</w:t>
      </w:r>
      <w:r w:rsidRPr="003C1B90">
        <w:rPr>
          <w:rFonts w:hint="eastAsia"/>
          <w:szCs w:val="24"/>
        </w:rPr>
        <w:t>IMU/GPS</w:t>
      </w:r>
      <w:r w:rsidRPr="003C1B90">
        <w:rPr>
          <w:rFonts w:hint="eastAsia"/>
          <w:szCs w:val="24"/>
        </w:rPr>
        <w:t>组合导航方法</w:t>
      </w:r>
      <w:r w:rsidR="002A3A03">
        <w:rPr>
          <w:rFonts w:hint="eastAsia"/>
          <w:szCs w:val="24"/>
        </w:rPr>
        <w:t>可</w:t>
      </w:r>
      <w:r w:rsidRPr="003C1B90">
        <w:rPr>
          <w:rFonts w:hint="eastAsia"/>
          <w:szCs w:val="24"/>
        </w:rPr>
        <w:t>以充分利用二者互补特性以提高位姿测量的精度和实时性，但其局部定位精度依然难以满足需求，</w:t>
      </w:r>
      <w:r w:rsidR="002A3A03">
        <w:rPr>
          <w:rFonts w:hint="eastAsia"/>
          <w:szCs w:val="24"/>
        </w:rPr>
        <w:t>因此</w:t>
      </w:r>
      <w:r w:rsidRPr="003C1B90">
        <w:rPr>
          <w:rFonts w:hint="eastAsia"/>
          <w:szCs w:val="24"/>
        </w:rPr>
        <w:t>借助视觉传感器</w:t>
      </w:r>
      <w:r w:rsidR="002A3A03">
        <w:rPr>
          <w:rFonts w:hint="eastAsia"/>
          <w:szCs w:val="24"/>
        </w:rPr>
        <w:t>获取图片</w:t>
      </w:r>
      <w:r w:rsidRPr="003C1B90">
        <w:rPr>
          <w:rFonts w:hint="eastAsia"/>
          <w:szCs w:val="24"/>
        </w:rPr>
        <w:t>感知局部环境</w:t>
      </w:r>
      <w:r w:rsidR="002A3A03">
        <w:rPr>
          <w:rFonts w:hint="eastAsia"/>
          <w:szCs w:val="24"/>
        </w:rPr>
        <w:t>是一种有效的代替方案</w:t>
      </w:r>
      <w:r w:rsidR="00E3156D">
        <w:rPr>
          <w:szCs w:val="24"/>
          <w:vertAlign w:val="superscript"/>
        </w:rPr>
        <w:t>[3]</w:t>
      </w:r>
      <w:r w:rsidRPr="003C1B90">
        <w:rPr>
          <w:rFonts w:hint="eastAsia"/>
          <w:szCs w:val="24"/>
        </w:rPr>
        <w:t>。</w:t>
      </w:r>
    </w:p>
    <w:p w14:paraId="29758E98" w14:textId="0FCD8F3C" w:rsidR="002A3A03" w:rsidRPr="003C1B90" w:rsidRDefault="002A3A03" w:rsidP="00663AFF">
      <w:pPr>
        <w:autoSpaceDE w:val="0"/>
        <w:autoSpaceDN w:val="0"/>
        <w:adjustRightInd w:val="0"/>
        <w:ind w:firstLine="420"/>
        <w:jc w:val="left"/>
        <w:rPr>
          <w:szCs w:val="24"/>
        </w:rPr>
      </w:pPr>
      <w:r>
        <w:rPr>
          <w:rFonts w:hint="eastAsia"/>
          <w:szCs w:val="24"/>
        </w:rPr>
        <w:t>在目前现有传统控制多旋翼方法中，大多只适用于打击侦查过的固定目标，或者不灵活的移动目标，对于例如入侵己方领空的多旋翼无人机这种灵活机动性极高的目标不具有打击能力，而使用视觉伺服的方法可以打击灵活目标，增加了打击目标范围。</w:t>
      </w:r>
    </w:p>
    <w:p w14:paraId="187B7BA2" w14:textId="0A7E2F20" w:rsidR="00663AFF" w:rsidRPr="00F25DDF" w:rsidRDefault="00663AFF" w:rsidP="00F25DDF">
      <w:pPr>
        <w:autoSpaceDE w:val="0"/>
        <w:autoSpaceDN w:val="0"/>
        <w:adjustRightInd w:val="0"/>
        <w:jc w:val="left"/>
        <w:rPr>
          <w:szCs w:val="24"/>
        </w:rPr>
      </w:pPr>
      <w:r w:rsidRPr="003C1B90">
        <w:rPr>
          <w:szCs w:val="24"/>
        </w:rPr>
        <w:tab/>
      </w:r>
      <w:r w:rsidRPr="003C1B90">
        <w:rPr>
          <w:szCs w:val="24"/>
        </w:rPr>
        <w:t>在跟踪目标并且打击和设计制导律方面</w:t>
      </w:r>
      <w:r w:rsidRPr="003C1B90">
        <w:rPr>
          <w:rFonts w:hint="eastAsia"/>
          <w:szCs w:val="24"/>
        </w:rPr>
        <w:t>，</w:t>
      </w:r>
      <w:r w:rsidRPr="003C1B90">
        <w:rPr>
          <w:szCs w:val="24"/>
        </w:rPr>
        <w:t>对于导弹的研究比较充分</w:t>
      </w:r>
      <w:r w:rsidRPr="003C1B90">
        <w:rPr>
          <w:rFonts w:hint="eastAsia"/>
          <w:szCs w:val="24"/>
        </w:rPr>
        <w:t>，</w:t>
      </w:r>
      <w:r w:rsidRPr="003C1B90">
        <w:rPr>
          <w:szCs w:val="24"/>
        </w:rPr>
        <w:t>然而</w:t>
      </w:r>
      <w:r w:rsidR="0037585D">
        <w:rPr>
          <w:szCs w:val="24"/>
        </w:rPr>
        <w:t>多旋翼</w:t>
      </w:r>
      <w:r w:rsidRPr="003C1B90">
        <w:rPr>
          <w:szCs w:val="24"/>
        </w:rPr>
        <w:t>飞行器具有导弹所不具备的优势</w:t>
      </w:r>
      <w:r w:rsidRPr="003C1B90">
        <w:rPr>
          <w:rFonts w:hint="eastAsia"/>
          <w:szCs w:val="24"/>
        </w:rPr>
        <w:t>，小型</w:t>
      </w:r>
      <w:r w:rsidR="0037585D">
        <w:rPr>
          <w:rFonts w:hint="eastAsia"/>
          <w:szCs w:val="24"/>
        </w:rPr>
        <w:t>多旋翼</w:t>
      </w:r>
      <w:r w:rsidRPr="003C1B90">
        <w:rPr>
          <w:rFonts w:hint="eastAsia"/>
          <w:szCs w:val="24"/>
        </w:rPr>
        <w:t>无人机体型小、造价低、易操作、易维护、易携带、隐蔽性高，适用于严峻环境，所以适用于在狭窄复杂的环境</w:t>
      </w:r>
      <w:r w:rsidR="002A3A03">
        <w:rPr>
          <w:rFonts w:hint="eastAsia"/>
          <w:szCs w:val="24"/>
        </w:rPr>
        <w:t>，灵活机动的任务</w:t>
      </w:r>
      <w:r w:rsidRPr="003C1B90">
        <w:rPr>
          <w:rFonts w:hint="eastAsia"/>
          <w:szCs w:val="24"/>
        </w:rPr>
        <w:t>中，并且容易单兵携带，所以研究小型</w:t>
      </w:r>
      <w:r w:rsidR="0037585D">
        <w:rPr>
          <w:rFonts w:hint="eastAsia"/>
          <w:szCs w:val="24"/>
        </w:rPr>
        <w:t>多旋翼</w:t>
      </w:r>
      <w:r w:rsidRPr="003C1B90">
        <w:rPr>
          <w:rFonts w:hint="eastAsia"/>
          <w:szCs w:val="24"/>
        </w:rPr>
        <w:t>的制导打击是</w:t>
      </w:r>
      <w:r w:rsidR="002A3A03">
        <w:rPr>
          <w:rFonts w:hint="eastAsia"/>
          <w:szCs w:val="24"/>
        </w:rPr>
        <w:t>具有现实意义的</w:t>
      </w:r>
      <w:r w:rsidRPr="003C1B90">
        <w:rPr>
          <w:rFonts w:hint="eastAsia"/>
          <w:szCs w:val="24"/>
        </w:rPr>
        <w:t>。</w:t>
      </w:r>
    </w:p>
    <w:p w14:paraId="641BDE88" w14:textId="25E2A13D" w:rsidR="00B95779" w:rsidRDefault="00B95779">
      <w:pPr>
        <w:widowControl/>
        <w:spacing w:line="240" w:lineRule="auto"/>
        <w:jc w:val="left"/>
        <w:rPr>
          <w:rFonts w:ascii="宋体" w:eastAsia="黑体" w:hAnsi="宋体"/>
          <w:b/>
          <w:bCs/>
          <w:szCs w:val="24"/>
        </w:rPr>
      </w:pPr>
      <w:bookmarkStart w:id="22" w:name="_Toc8029054"/>
      <w:bookmarkStart w:id="23" w:name="_Toc9265355"/>
    </w:p>
    <w:p w14:paraId="13780AFB" w14:textId="0C20DF1C" w:rsidR="00663AFF" w:rsidRDefault="00663AFF" w:rsidP="00AB7018">
      <w:pPr>
        <w:pStyle w:val="2"/>
        <w:rPr>
          <w:rFonts w:ascii="宋体" w:hAnsi="宋体"/>
          <w:szCs w:val="24"/>
        </w:rPr>
      </w:pPr>
      <w:r w:rsidRPr="003C1B90">
        <w:rPr>
          <w:rFonts w:ascii="宋体" w:hAnsi="宋体" w:hint="eastAsia"/>
          <w:szCs w:val="24"/>
        </w:rPr>
        <w:lastRenderedPageBreak/>
        <w:t>1</w:t>
      </w:r>
      <w:r w:rsidRPr="003C1B90">
        <w:rPr>
          <w:rFonts w:ascii="宋体" w:hAnsi="宋体"/>
          <w:szCs w:val="24"/>
        </w:rPr>
        <w:t>.3</w:t>
      </w:r>
      <w:r w:rsidRPr="003C1B90">
        <w:rPr>
          <w:rFonts w:ascii="宋体" w:hAnsi="宋体" w:hint="eastAsia"/>
          <w:szCs w:val="24"/>
        </w:rPr>
        <w:t>国内外研究现状</w:t>
      </w:r>
      <w:bookmarkEnd w:id="22"/>
      <w:bookmarkEnd w:id="23"/>
    </w:p>
    <w:p w14:paraId="2069A1A3" w14:textId="095C73A0" w:rsidR="00CA1704" w:rsidRDefault="008903B6" w:rsidP="00597F20">
      <w:r>
        <w:tab/>
      </w:r>
      <w:r>
        <w:rPr>
          <w:rFonts w:hint="eastAsia"/>
        </w:rPr>
        <w:t>多旋翼最初多使用</w:t>
      </w:r>
      <w:r>
        <w:rPr>
          <w:rFonts w:hint="eastAsia"/>
        </w:rPr>
        <w:t>GPS</w:t>
      </w:r>
      <w:r>
        <w:rPr>
          <w:rFonts w:hint="eastAsia"/>
        </w:rPr>
        <w:t>（</w:t>
      </w:r>
      <w:r>
        <w:rPr>
          <w:rFonts w:hint="eastAsia"/>
        </w:rPr>
        <w:t>Global</w:t>
      </w:r>
      <w:r>
        <w:t xml:space="preserve"> </w:t>
      </w:r>
      <w:r>
        <w:rPr>
          <w:rFonts w:hint="eastAsia"/>
        </w:rPr>
        <w:t>Positioning</w:t>
      </w:r>
      <w:r>
        <w:t xml:space="preserve"> </w:t>
      </w:r>
      <w:r>
        <w:rPr>
          <w:rFonts w:hint="eastAsia"/>
        </w:rPr>
        <w:t>System</w:t>
      </w:r>
      <w:r>
        <w:rPr>
          <w:rFonts w:hint="eastAsia"/>
        </w:rPr>
        <w:t>）进行控制，但是考虑到</w:t>
      </w:r>
      <w:r>
        <w:rPr>
          <w:rFonts w:hint="eastAsia"/>
        </w:rPr>
        <w:t>GPS</w:t>
      </w:r>
      <w:r>
        <w:rPr>
          <w:rFonts w:hint="eastAsia"/>
        </w:rPr>
        <w:t>信号被环境影响很大，研究人员考虑使用视觉信息来获取多旋翼的位置信息。现在已经有了一些多旋翼的视觉控制应用。事实上，</w:t>
      </w:r>
      <w:r w:rsidR="00B65C45">
        <w:rPr>
          <w:rFonts w:hint="eastAsia"/>
        </w:rPr>
        <w:t>因为在很多</w:t>
      </w:r>
      <w:proofErr w:type="gramStart"/>
      <w:r w:rsidR="00B65C45">
        <w:rPr>
          <w:rFonts w:hint="eastAsia"/>
        </w:rPr>
        <w:t>多</w:t>
      </w:r>
      <w:proofErr w:type="gramEnd"/>
      <w:r w:rsidR="00B65C45">
        <w:rPr>
          <w:rFonts w:hint="eastAsia"/>
        </w:rPr>
        <w:t>旋翼平台上已经有视觉系统，所以收集到的视觉信息可以很容易地替换掉</w:t>
      </w:r>
      <w:r w:rsidR="00B65C45">
        <w:rPr>
          <w:rFonts w:hint="eastAsia"/>
        </w:rPr>
        <w:t>GPS</w:t>
      </w:r>
      <w:r w:rsidR="00B65C45">
        <w:rPr>
          <w:rFonts w:hint="eastAsia"/>
        </w:rPr>
        <w:t>和</w:t>
      </w:r>
      <w:r w:rsidR="00B65C45">
        <w:rPr>
          <w:rFonts w:hint="eastAsia"/>
        </w:rPr>
        <w:t>IMU</w:t>
      </w:r>
      <w:r w:rsidR="00B65C45">
        <w:rPr>
          <w:rFonts w:hint="eastAsia"/>
        </w:rPr>
        <w:t>在控制闭环中所起到的作用。</w:t>
      </w:r>
    </w:p>
    <w:p w14:paraId="3ACC87C8" w14:textId="0D365D42" w:rsidR="00B65C45" w:rsidRPr="00CA1704" w:rsidRDefault="00B65C45" w:rsidP="00597F20">
      <w:pPr>
        <w:autoSpaceDE w:val="0"/>
        <w:autoSpaceDN w:val="0"/>
        <w:adjustRightInd w:val="0"/>
        <w:jc w:val="left"/>
      </w:pPr>
      <w:r>
        <w:tab/>
      </w:r>
      <w:r>
        <w:rPr>
          <w:rFonts w:hint="eastAsia"/>
        </w:rPr>
        <w:t>例如，文献</w:t>
      </w:r>
      <w:r w:rsidR="00E3156D">
        <w:rPr>
          <w:vertAlign w:val="superscript"/>
        </w:rPr>
        <w:t>[4]</w:t>
      </w:r>
      <w:r>
        <w:rPr>
          <w:rFonts w:hint="eastAsia"/>
        </w:rPr>
        <w:t>利用基于图像的视觉伺服算法实现直升机自主悬停在一个固定标定上空，相似的应用还有</w:t>
      </w:r>
      <w:r w:rsidR="00E3156D">
        <w:rPr>
          <w:vertAlign w:val="superscript"/>
        </w:rPr>
        <w:t>[5]</w:t>
      </w:r>
      <w:r>
        <w:rPr>
          <w:rFonts w:hint="eastAsia"/>
        </w:rPr>
        <w:t>中通过实时的视觉伺服算法实现直升机在固定标定上降落，</w:t>
      </w:r>
      <w:r w:rsidR="00E3156D">
        <w:rPr>
          <w:rFonts w:hint="eastAsia"/>
        </w:rPr>
        <w:t>文献</w:t>
      </w:r>
      <w:r w:rsidR="00E3156D">
        <w:rPr>
          <w:vertAlign w:val="superscript"/>
        </w:rPr>
        <w:t>[6]</w:t>
      </w:r>
      <w:r>
        <w:rPr>
          <w:rFonts w:hint="eastAsia"/>
        </w:rPr>
        <w:t>中使用视觉伺服算法</w:t>
      </w:r>
      <w:proofErr w:type="gramStart"/>
      <w:r>
        <w:rPr>
          <w:rFonts w:hint="eastAsia"/>
        </w:rPr>
        <w:t>延道路</w:t>
      </w:r>
      <w:proofErr w:type="gramEnd"/>
      <w:r>
        <w:rPr>
          <w:rFonts w:hint="eastAsia"/>
        </w:rPr>
        <w:t>飞行。这些应用的目标都是固定目标或者缓慢目标，本文希望利用视觉伺服算法追踪</w:t>
      </w:r>
      <w:r w:rsidR="00E52817">
        <w:rPr>
          <w:rFonts w:hint="eastAsia"/>
        </w:rPr>
        <w:t>一些移动方式不同的目标</w:t>
      </w:r>
      <w:r>
        <w:rPr>
          <w:rFonts w:hint="eastAsia"/>
        </w:rPr>
        <w:t>。</w:t>
      </w:r>
    </w:p>
    <w:p w14:paraId="47BB322F" w14:textId="132CA5FA" w:rsidR="008D1E89" w:rsidRDefault="008D1E89" w:rsidP="00597F20">
      <w:pPr>
        <w:pStyle w:val="3"/>
        <w:spacing w:line="360" w:lineRule="auto"/>
        <w:rPr>
          <w:rFonts w:ascii="宋体" w:hAnsi="宋体"/>
          <w:szCs w:val="24"/>
        </w:rPr>
      </w:pPr>
      <w:bookmarkStart w:id="24" w:name="_Toc8029055"/>
      <w:bookmarkStart w:id="25" w:name="_Toc9265356"/>
      <w:r w:rsidRPr="003C1B90">
        <w:rPr>
          <w:rFonts w:ascii="宋体" w:hAnsi="宋体" w:hint="eastAsia"/>
          <w:szCs w:val="24"/>
        </w:rPr>
        <w:t>1</w:t>
      </w:r>
      <w:r w:rsidRPr="003C1B90">
        <w:rPr>
          <w:rFonts w:ascii="宋体" w:hAnsi="宋体"/>
          <w:szCs w:val="24"/>
        </w:rPr>
        <w:t>.3.1</w:t>
      </w:r>
      <w:r w:rsidRPr="003C1B90">
        <w:rPr>
          <w:rFonts w:ascii="宋体" w:hAnsi="宋体" w:hint="eastAsia"/>
          <w:szCs w:val="24"/>
        </w:rPr>
        <w:t>图像追踪</w:t>
      </w:r>
      <w:bookmarkEnd w:id="24"/>
      <w:r w:rsidR="00F76CBC">
        <w:rPr>
          <w:rFonts w:ascii="宋体" w:hAnsi="宋体" w:hint="eastAsia"/>
          <w:szCs w:val="24"/>
        </w:rPr>
        <w:t>算法</w:t>
      </w:r>
      <w:bookmarkEnd w:id="25"/>
    </w:p>
    <w:p w14:paraId="32E82171" w14:textId="1FAADDCE" w:rsidR="00CF75D0" w:rsidRDefault="00000C07" w:rsidP="00597F20">
      <w:r>
        <w:tab/>
      </w:r>
      <w:r w:rsidR="00886773">
        <w:rPr>
          <w:rFonts w:hint="eastAsia"/>
        </w:rPr>
        <w:t>在线视觉追踪旨在实景中追踪目标位置。广义来讲，一种视觉追踪算法包含两个组成部分：</w:t>
      </w:r>
      <w:r w:rsidR="00886773" w:rsidRPr="002F0B67">
        <w:rPr>
          <w:rFonts w:hint="eastAsia"/>
        </w:rPr>
        <w:t>一种运动模型，描述物体随时间的状态并预测其可能的状态</w:t>
      </w:r>
      <w:r w:rsidR="00886773">
        <w:rPr>
          <w:rFonts w:hint="eastAsia"/>
        </w:rPr>
        <w:t>；一个观测模型，描述目标的外表特征并在每一帧进行预测。一些学者已经证实了，观测模型比运动模型更重要。</w:t>
      </w:r>
      <w:r>
        <w:rPr>
          <w:rFonts w:hint="eastAsia"/>
        </w:rPr>
        <w:t>视觉追踪是计算机视觉的诸多应用中一种基础的任务类型，并且已经被研究了数十年。尽管研究者们已经提出了很多实现方法，稳定有效的视觉</w:t>
      </w:r>
      <w:proofErr w:type="gramStart"/>
      <w:r>
        <w:rPr>
          <w:rFonts w:hint="eastAsia"/>
        </w:rPr>
        <w:t>追踪任然是</w:t>
      </w:r>
      <w:proofErr w:type="gramEnd"/>
      <w:r>
        <w:rPr>
          <w:rFonts w:hint="eastAsia"/>
        </w:rPr>
        <w:t>一个艰巨的挑战。视觉追踪的困难在于目标运动、特征变化、目标结构变化和摄像头运动。目前的算法正</w:t>
      </w:r>
      <w:r w:rsidR="00C91C96">
        <w:rPr>
          <w:rFonts w:hint="eastAsia"/>
        </w:rPr>
        <w:t>逐步</w:t>
      </w:r>
      <w:r>
        <w:rPr>
          <w:rFonts w:hint="eastAsia"/>
        </w:rPr>
        <w:t>解决这些问题。</w:t>
      </w:r>
    </w:p>
    <w:p w14:paraId="04466D20" w14:textId="378865DD" w:rsidR="00000C07" w:rsidRDefault="00000C07" w:rsidP="00CF75D0">
      <w:r>
        <w:tab/>
      </w:r>
      <w:r>
        <w:rPr>
          <w:rFonts w:hint="eastAsia"/>
        </w:rPr>
        <w:t>传统的追踪算法专注于从在线学习算法或者指定的特征中研究稳定的表征模型。这些算法包括</w:t>
      </w:r>
      <w:r>
        <w:rPr>
          <w:rFonts w:hint="eastAsia"/>
        </w:rPr>
        <w:t>I</w:t>
      </w:r>
      <w:r>
        <w:t>VT</w:t>
      </w:r>
      <w:r w:rsidR="00E3156D">
        <w:rPr>
          <w:vertAlign w:val="superscript"/>
        </w:rPr>
        <w:t>[7]</w:t>
      </w:r>
      <w:r>
        <w:t>, MIL</w:t>
      </w:r>
      <w:r w:rsidR="00E3156D">
        <w:rPr>
          <w:vertAlign w:val="superscript"/>
        </w:rPr>
        <w:t>[8]</w:t>
      </w:r>
      <w:r>
        <w:t xml:space="preserve">, </w:t>
      </w:r>
      <w:r w:rsidR="001543EE">
        <w:t>APGL</w:t>
      </w:r>
      <w:r w:rsidR="00E3156D">
        <w:rPr>
          <w:vertAlign w:val="superscript"/>
        </w:rPr>
        <w:t>[9]</w:t>
      </w:r>
      <w:r w:rsidR="001543EE">
        <w:t>, KCF</w:t>
      </w:r>
      <w:r w:rsidR="00E3156D">
        <w:rPr>
          <w:vertAlign w:val="superscript"/>
        </w:rPr>
        <w:t>[10]</w:t>
      </w:r>
      <w:r w:rsidR="001543EE">
        <w:t>, ASLAS</w:t>
      </w:r>
      <w:r w:rsidR="00597F20" w:rsidRPr="00E3156D">
        <w:rPr>
          <w:vertAlign w:val="superscript"/>
        </w:rPr>
        <w:t>[</w:t>
      </w:r>
      <w:r w:rsidR="00021CFF" w:rsidRPr="00E3156D">
        <w:rPr>
          <w:vertAlign w:val="superscript"/>
        </w:rPr>
        <w:t>11</w:t>
      </w:r>
      <w:r w:rsidR="00597F20" w:rsidRPr="00E3156D">
        <w:rPr>
          <w:vertAlign w:val="superscript"/>
        </w:rPr>
        <w:t>]</w:t>
      </w:r>
      <w:r w:rsidR="001543EE">
        <w:rPr>
          <w:rFonts w:hint="eastAsia"/>
        </w:rPr>
        <w:t>。</w:t>
      </w:r>
    </w:p>
    <w:p w14:paraId="60593870" w14:textId="0A8538C3" w:rsidR="001543EE" w:rsidRDefault="001543EE" w:rsidP="00CF75D0">
      <w:r>
        <w:tab/>
      </w:r>
      <w:r w:rsidR="002F0B67">
        <w:rPr>
          <w:rFonts w:hint="eastAsia"/>
        </w:rPr>
        <w:t>在近几年，深度学习因为成功通过多层非线性变换实现了特征提取，在计算机视觉领域取得了重要进步。有一些使用深度学习的追踪算法，比如</w:t>
      </w:r>
      <w:r w:rsidR="002F0B67">
        <w:t>MDNet</w:t>
      </w:r>
      <w:r w:rsidR="00597F20" w:rsidRPr="00E3156D">
        <w:rPr>
          <w:vertAlign w:val="superscript"/>
        </w:rPr>
        <w:t>[</w:t>
      </w:r>
      <w:r w:rsidR="006C07AD" w:rsidRPr="00E3156D">
        <w:rPr>
          <w:vertAlign w:val="superscript"/>
        </w:rPr>
        <w:t>12</w:t>
      </w:r>
      <w:r w:rsidR="00597F20" w:rsidRPr="00E3156D">
        <w:rPr>
          <w:vertAlign w:val="superscript"/>
        </w:rPr>
        <w:t>]</w:t>
      </w:r>
      <w:r w:rsidR="002F0B67">
        <w:t>, STCT</w:t>
      </w:r>
      <w:r w:rsidR="00597F20" w:rsidRPr="00E3156D">
        <w:rPr>
          <w:vertAlign w:val="superscript"/>
        </w:rPr>
        <w:t>[</w:t>
      </w:r>
      <w:r w:rsidR="006C07AD" w:rsidRPr="00E3156D">
        <w:rPr>
          <w:vertAlign w:val="superscript"/>
        </w:rPr>
        <w:t>13</w:t>
      </w:r>
      <w:r w:rsidR="00597F20" w:rsidRPr="00E3156D">
        <w:rPr>
          <w:vertAlign w:val="superscript"/>
        </w:rPr>
        <w:t>]</w:t>
      </w:r>
      <w:r w:rsidR="002F0B67">
        <w:t>, SiameFC</w:t>
      </w:r>
      <w:r w:rsidR="00597F20" w:rsidRPr="00E3156D">
        <w:rPr>
          <w:vertAlign w:val="superscript"/>
        </w:rPr>
        <w:t>[</w:t>
      </w:r>
      <w:r w:rsidR="006C07AD" w:rsidRPr="00E3156D">
        <w:rPr>
          <w:vertAlign w:val="superscript"/>
        </w:rPr>
        <w:t>14</w:t>
      </w:r>
      <w:r w:rsidR="00597F20" w:rsidRPr="00E3156D">
        <w:rPr>
          <w:vertAlign w:val="superscript"/>
        </w:rPr>
        <w:t>]</w:t>
      </w:r>
      <w:r w:rsidR="002F0B67">
        <w:rPr>
          <w:rFonts w:hint="eastAsia"/>
        </w:rPr>
        <w:t>已经证明了他们提升追踪效果的潜力。</w:t>
      </w:r>
    </w:p>
    <w:p w14:paraId="5C231710" w14:textId="456B22F2" w:rsidR="002F0B67" w:rsidRPr="00CF75D0" w:rsidRDefault="002F0B67" w:rsidP="00CF75D0">
      <w:r>
        <w:tab/>
      </w:r>
      <w:r w:rsidR="00886773">
        <w:rPr>
          <w:rFonts w:hint="eastAsia"/>
        </w:rPr>
        <w:t>本文将比较一些成熟的</w:t>
      </w:r>
      <w:r w:rsidR="00DD1D5B">
        <w:rPr>
          <w:rFonts w:hint="eastAsia"/>
        </w:rPr>
        <w:t>、可以在线使用的</w:t>
      </w:r>
      <w:r w:rsidR="00886773">
        <w:rPr>
          <w:rFonts w:hint="eastAsia"/>
        </w:rPr>
        <w:t>视觉追踪算法在视景仿真中的效果，并选用一种已经成熟的追踪算法作为完成视觉伺服系统的必要模块。</w:t>
      </w:r>
    </w:p>
    <w:p w14:paraId="537EF73E" w14:textId="6D5D787B" w:rsidR="00663AFF" w:rsidRPr="003C1B90" w:rsidRDefault="00366440" w:rsidP="00AB7018">
      <w:pPr>
        <w:pStyle w:val="3"/>
        <w:rPr>
          <w:rFonts w:ascii="宋体" w:hAnsi="宋体"/>
          <w:szCs w:val="24"/>
        </w:rPr>
      </w:pPr>
      <w:bookmarkStart w:id="26" w:name="_Toc8029056"/>
      <w:bookmarkStart w:id="27" w:name="_Toc9265357"/>
      <w:r w:rsidRPr="003C1B90">
        <w:rPr>
          <w:rFonts w:ascii="宋体" w:hAnsi="宋体" w:hint="eastAsia"/>
          <w:szCs w:val="24"/>
        </w:rPr>
        <w:t>1</w:t>
      </w:r>
      <w:r w:rsidRPr="003C1B90">
        <w:rPr>
          <w:rFonts w:ascii="宋体" w:hAnsi="宋体"/>
          <w:szCs w:val="24"/>
        </w:rPr>
        <w:t>.3.</w:t>
      </w:r>
      <w:r w:rsidR="008D1E89" w:rsidRPr="003C1B90">
        <w:rPr>
          <w:rFonts w:ascii="宋体" w:hAnsi="宋体"/>
          <w:szCs w:val="24"/>
        </w:rPr>
        <w:t>2</w:t>
      </w:r>
      <w:r w:rsidRPr="003C1B90">
        <w:rPr>
          <w:rFonts w:ascii="宋体" w:hAnsi="宋体" w:hint="eastAsia"/>
          <w:szCs w:val="24"/>
        </w:rPr>
        <w:t>视觉伺服</w:t>
      </w:r>
      <w:bookmarkEnd w:id="26"/>
      <w:r w:rsidR="00DD0564">
        <w:rPr>
          <w:rFonts w:ascii="宋体" w:hAnsi="宋体" w:hint="eastAsia"/>
          <w:szCs w:val="24"/>
        </w:rPr>
        <w:t>概论</w:t>
      </w:r>
      <w:bookmarkEnd w:id="27"/>
    </w:p>
    <w:p w14:paraId="34DDAFDE" w14:textId="490D8A26" w:rsidR="0059329D" w:rsidRDefault="00366440" w:rsidP="003C1B90">
      <w:pPr>
        <w:ind w:firstLine="420"/>
        <w:rPr>
          <w:szCs w:val="24"/>
        </w:rPr>
      </w:pPr>
      <w:r w:rsidRPr="003C1B90">
        <w:rPr>
          <w:szCs w:val="24"/>
        </w:rPr>
        <w:t>视觉</w:t>
      </w:r>
      <w:proofErr w:type="gramStart"/>
      <w:r w:rsidRPr="003C1B90">
        <w:rPr>
          <w:szCs w:val="24"/>
        </w:rPr>
        <w:t>伺服</w:t>
      </w:r>
      <w:r w:rsidRPr="003C1B90">
        <w:rPr>
          <w:rFonts w:hint="eastAsia"/>
          <w:szCs w:val="24"/>
        </w:rPr>
        <w:t>指</w:t>
      </w:r>
      <w:proofErr w:type="gramEnd"/>
      <w:r w:rsidRPr="003C1B90">
        <w:rPr>
          <w:rFonts w:hint="eastAsia"/>
          <w:szCs w:val="24"/>
        </w:rPr>
        <w:t>的是利用计算机视觉</w:t>
      </w:r>
      <w:r w:rsidR="0059329D">
        <w:rPr>
          <w:rFonts w:hint="eastAsia"/>
          <w:szCs w:val="24"/>
        </w:rPr>
        <w:t>数据对</w:t>
      </w:r>
      <w:r w:rsidRPr="003C1B90">
        <w:rPr>
          <w:rFonts w:hint="eastAsia"/>
          <w:szCs w:val="24"/>
        </w:rPr>
        <w:t>机器人的运动</w:t>
      </w:r>
      <w:r w:rsidR="0059329D">
        <w:rPr>
          <w:rFonts w:hint="eastAsia"/>
          <w:szCs w:val="24"/>
        </w:rPr>
        <w:t>进行控制</w:t>
      </w:r>
      <w:r w:rsidRPr="003C1B90">
        <w:rPr>
          <w:rFonts w:hint="eastAsia"/>
          <w:szCs w:val="24"/>
        </w:rPr>
        <w:t>，依赖于</w:t>
      </w:r>
      <w:r w:rsidR="0059329D" w:rsidRPr="003C1B90">
        <w:rPr>
          <w:rFonts w:hint="eastAsia"/>
          <w:szCs w:val="24"/>
        </w:rPr>
        <w:t>控制理论</w:t>
      </w:r>
      <w:r w:rsidR="0059329D">
        <w:rPr>
          <w:rFonts w:hint="eastAsia"/>
          <w:szCs w:val="24"/>
        </w:rPr>
        <w:t>、</w:t>
      </w:r>
      <w:r w:rsidRPr="003C1B90">
        <w:rPr>
          <w:rFonts w:hint="eastAsia"/>
          <w:szCs w:val="24"/>
        </w:rPr>
        <w:t>图像处理</w:t>
      </w:r>
      <w:r w:rsidR="0059329D">
        <w:rPr>
          <w:rFonts w:hint="eastAsia"/>
          <w:szCs w:val="24"/>
        </w:rPr>
        <w:t>和</w:t>
      </w:r>
      <w:r w:rsidRPr="003C1B90">
        <w:rPr>
          <w:rFonts w:hint="eastAsia"/>
          <w:szCs w:val="24"/>
        </w:rPr>
        <w:t>计算机视觉等技术。</w:t>
      </w:r>
      <w:r w:rsidR="00C20096">
        <w:rPr>
          <w:rFonts w:hint="eastAsia"/>
          <w:szCs w:val="24"/>
        </w:rPr>
        <w:t>图像数据由摄像头获取，摄像头可以直接固连在多旋翼</w:t>
      </w:r>
      <w:r w:rsidR="00C20096">
        <w:rPr>
          <w:rFonts w:hint="eastAsia"/>
          <w:szCs w:val="24"/>
        </w:rPr>
        <w:lastRenderedPageBreak/>
        <w:t>上，这样摄像头的位姿和多旋翼位姿耦合；也可以将摄像头固定在一个工作空间周围，这样可以在惯性系下观察获取多旋翼位姿。根据这两种不同的方式，我们将前一种称为</w:t>
      </w:r>
      <w:r w:rsidR="00C20096" w:rsidRPr="003C1B90">
        <w:rPr>
          <w:rFonts w:hint="eastAsia"/>
          <w:szCs w:val="24"/>
        </w:rPr>
        <w:t>于图像的视觉伺服（</w:t>
      </w:r>
      <w:r w:rsidR="00C20096" w:rsidRPr="003C1B90">
        <w:rPr>
          <w:szCs w:val="24"/>
        </w:rPr>
        <w:t>Image-Based Visual Servo</w:t>
      </w:r>
      <w:r w:rsidR="00C20096" w:rsidRPr="003C1B90">
        <w:rPr>
          <w:szCs w:val="24"/>
        </w:rPr>
        <w:t>，</w:t>
      </w:r>
      <w:r w:rsidR="00C20096" w:rsidRPr="003C1B90">
        <w:rPr>
          <w:szCs w:val="24"/>
        </w:rPr>
        <w:t>IBVS</w:t>
      </w:r>
      <w:r w:rsidR="00C20096" w:rsidRPr="003C1B90">
        <w:rPr>
          <w:rFonts w:hint="eastAsia"/>
          <w:szCs w:val="24"/>
        </w:rPr>
        <w:t>）</w:t>
      </w:r>
      <w:r w:rsidR="00C20096">
        <w:rPr>
          <w:rFonts w:hint="eastAsia"/>
          <w:szCs w:val="24"/>
        </w:rPr>
        <w:t>，后一种称为</w:t>
      </w:r>
      <w:r w:rsidR="00C20096" w:rsidRPr="003C1B90">
        <w:rPr>
          <w:rFonts w:hint="eastAsia"/>
          <w:szCs w:val="24"/>
        </w:rPr>
        <w:t>基于位置的视觉伺服（</w:t>
      </w:r>
      <w:r w:rsidR="00C20096" w:rsidRPr="003C1B90">
        <w:rPr>
          <w:szCs w:val="24"/>
        </w:rPr>
        <w:t>Position</w:t>
      </w:r>
      <w:r w:rsidR="00C20096" w:rsidRPr="003C1B90">
        <w:rPr>
          <w:rFonts w:hint="eastAsia"/>
          <w:szCs w:val="24"/>
        </w:rPr>
        <w:t>-</w:t>
      </w:r>
      <w:r w:rsidR="00C20096" w:rsidRPr="003C1B90">
        <w:rPr>
          <w:szCs w:val="24"/>
        </w:rPr>
        <w:t>Based Visual Servo</w:t>
      </w:r>
      <w:r w:rsidR="00C20096" w:rsidRPr="003C1B90">
        <w:rPr>
          <w:szCs w:val="24"/>
        </w:rPr>
        <w:t>，</w:t>
      </w:r>
      <w:r w:rsidR="00C20096" w:rsidRPr="003C1B90">
        <w:rPr>
          <w:szCs w:val="24"/>
        </w:rPr>
        <w:t>PBVS</w:t>
      </w:r>
      <w:r w:rsidR="00C20096" w:rsidRPr="003C1B90">
        <w:rPr>
          <w:rFonts w:hint="eastAsia"/>
          <w:szCs w:val="24"/>
        </w:rPr>
        <w:t>）</w:t>
      </w:r>
    </w:p>
    <w:p w14:paraId="191EB497" w14:textId="580FA1FF" w:rsidR="005C3826" w:rsidRPr="005C3826" w:rsidRDefault="00366440" w:rsidP="005C3826">
      <w:pPr>
        <w:ind w:firstLine="420"/>
        <w:rPr>
          <w:szCs w:val="24"/>
        </w:rPr>
      </w:pPr>
      <w:r w:rsidRPr="003C1B90">
        <w:rPr>
          <w:rFonts w:hint="eastAsia"/>
          <w:szCs w:val="24"/>
        </w:rPr>
        <w:t>所有基于视觉伺服的方案，目的都是减小</w:t>
      </w:r>
      <w:r w:rsidR="006159D8">
        <w:rPr>
          <w:rFonts w:hint="eastAsia"/>
          <w:szCs w:val="24"/>
        </w:rPr>
        <w:t>图像</w:t>
      </w:r>
      <w:r w:rsidRPr="003C1B90">
        <w:rPr>
          <w:rFonts w:hint="eastAsia"/>
          <w:szCs w:val="24"/>
        </w:rPr>
        <w:t>误差</w:t>
      </w:r>
      <w:r w:rsidRPr="003C1B90">
        <w:rPr>
          <w:position w:val="-10"/>
          <w:szCs w:val="24"/>
        </w:rPr>
        <w:object w:dxaOrig="420" w:dyaOrig="320" w14:anchorId="592BE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7.4pt" o:ole="">
            <v:imagedata r:id="rId13" o:title=""/>
          </v:shape>
          <o:OLEObject Type="Embed" ProgID="Equation.DSMT4" ShapeID="_x0000_i1025" DrawAspect="Content" ObjectID="_1619930494" r:id="rId14"/>
        </w:object>
      </w:r>
      <w:r w:rsidRPr="003C1B90">
        <w:rPr>
          <w:rFonts w:hint="eastAsia"/>
          <w:szCs w:val="24"/>
        </w:rPr>
        <w:t>。误差</w:t>
      </w:r>
      <w:r w:rsidRPr="003C1B90">
        <w:rPr>
          <w:position w:val="-10"/>
          <w:szCs w:val="24"/>
        </w:rPr>
        <w:object w:dxaOrig="420" w:dyaOrig="320" w14:anchorId="0350FE46">
          <v:shape id="_x0000_i1026" type="#_x0000_t75" style="width:21pt;height:17.4pt" o:ole="">
            <v:imagedata r:id="rId13" o:title=""/>
          </v:shape>
          <o:OLEObject Type="Embed" ProgID="Equation.DSMT4" ShapeID="_x0000_i1026" DrawAspect="Content" ObjectID="_1619930495" r:id="rId15"/>
        </w:object>
      </w:r>
      <w:r w:rsidRPr="003C1B90">
        <w:rPr>
          <w:rFonts w:hint="eastAsia"/>
          <w:szCs w:val="24"/>
        </w:rPr>
        <w:t>表示为</w:t>
      </w:r>
    </w:p>
    <w:p w14:paraId="601F6D39" w14:textId="6FFCE29F" w:rsidR="00366440" w:rsidRPr="003C1B90" w:rsidRDefault="005C3826" w:rsidP="00366440">
      <w:pPr>
        <w:pStyle w:val="MTDisplayEquation"/>
      </w:pPr>
      <w:r>
        <w:tab/>
      </w:r>
      <w:r w:rsidRPr="005C3826">
        <w:rPr>
          <w:position w:val="-10"/>
        </w:rPr>
        <w:object w:dxaOrig="2000" w:dyaOrig="320" w14:anchorId="6CD28462">
          <v:shape id="_x0000_i1027" type="#_x0000_t75" style="width:99.6pt;height:15.6pt" o:ole="">
            <v:imagedata r:id="rId16" o:title=""/>
          </v:shape>
          <o:OLEObject Type="Embed" ProgID="Equation.DSMT4" ShapeID="_x0000_i1027" DrawAspect="Content" ObjectID="_1619930496" r:id="rId1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1</w:instrText>
        </w:r>
      </w:fldSimple>
      <w:r w:rsidR="00BD18BB">
        <w:instrText>.</w:instrText>
      </w:r>
      <w:fldSimple w:instr=" SEQ MTEqn \c \* Arabic \* MERGEFORMAT ">
        <w:r w:rsidR="0011278B">
          <w:rPr>
            <w:noProof/>
          </w:rPr>
          <w:instrText>1</w:instrText>
        </w:r>
      </w:fldSimple>
      <w:r w:rsidR="00BD18BB">
        <w:instrText>)</w:instrText>
      </w:r>
      <w:r w:rsidR="00BD18BB">
        <w:fldChar w:fldCharType="end"/>
      </w:r>
    </w:p>
    <w:p w14:paraId="30AE10CE" w14:textId="2D8F1974" w:rsidR="00366440" w:rsidRPr="003C1B90" w:rsidRDefault="00366440" w:rsidP="00366440">
      <w:pPr>
        <w:rPr>
          <w:szCs w:val="24"/>
        </w:rPr>
      </w:pPr>
      <w:r w:rsidRPr="003C1B90">
        <w:rPr>
          <w:rFonts w:hint="eastAsia"/>
          <w:szCs w:val="24"/>
        </w:rPr>
        <w:t>其中，矢量</w:t>
      </w:r>
      <w:r w:rsidRPr="003C1B90">
        <w:rPr>
          <w:rFonts w:hint="eastAsia"/>
          <w:szCs w:val="24"/>
        </w:rPr>
        <w:t xml:space="preserve"> </w:t>
      </w:r>
      <w:r w:rsidRPr="003C1B90">
        <w:rPr>
          <w:position w:val="-10"/>
          <w:szCs w:val="24"/>
        </w:rPr>
        <w:object w:dxaOrig="520" w:dyaOrig="320" w14:anchorId="4D496367">
          <v:shape id="_x0000_i1028" type="#_x0000_t75" style="width:24.6pt;height:17.4pt" o:ole="">
            <v:imagedata r:id="rId18" o:title=""/>
          </v:shape>
          <o:OLEObject Type="Embed" ProgID="Equation.DSMT4" ShapeID="_x0000_i1028" DrawAspect="Content" ObjectID="_1619930497" r:id="rId19"/>
        </w:object>
      </w:r>
      <w:r w:rsidR="006159D8">
        <w:rPr>
          <w:rFonts w:hint="eastAsia"/>
          <w:szCs w:val="24"/>
        </w:rPr>
        <w:t>是</w:t>
      </w:r>
      <w:r w:rsidRPr="003C1B90">
        <w:rPr>
          <w:rFonts w:hint="eastAsia"/>
          <w:szCs w:val="24"/>
        </w:rPr>
        <w:t>图像</w:t>
      </w:r>
      <w:r w:rsidR="006159D8">
        <w:rPr>
          <w:rFonts w:hint="eastAsia"/>
          <w:szCs w:val="24"/>
        </w:rPr>
        <w:t>的</w:t>
      </w:r>
      <w:r w:rsidRPr="003C1B90">
        <w:rPr>
          <w:rFonts w:hint="eastAsia"/>
          <w:szCs w:val="24"/>
        </w:rPr>
        <w:t>测量值；</w:t>
      </w:r>
      <w:r w:rsidRPr="003C1B90">
        <w:rPr>
          <w:position w:val="-10"/>
          <w:szCs w:val="24"/>
        </w:rPr>
        <w:object w:dxaOrig="980" w:dyaOrig="320" w14:anchorId="13773A0A">
          <v:shape id="_x0000_i1029" type="#_x0000_t75" style="width:48.6pt;height:17.4pt" o:ole="">
            <v:imagedata r:id="rId20" o:title=""/>
          </v:shape>
          <o:OLEObject Type="Embed" ProgID="Equation.DSMT4" ShapeID="_x0000_i1029" DrawAspect="Content" ObjectID="_1619930498" r:id="rId21"/>
        </w:object>
      </w:r>
      <w:r w:rsidR="006159D8">
        <w:rPr>
          <w:rFonts w:hint="eastAsia"/>
          <w:szCs w:val="24"/>
        </w:rPr>
        <w:t>是</w:t>
      </w:r>
      <w:r w:rsidRPr="003C1B90">
        <w:rPr>
          <w:rFonts w:hint="eastAsia"/>
          <w:szCs w:val="24"/>
        </w:rPr>
        <w:t>视觉特征点矢量；</w:t>
      </w:r>
      <w:r w:rsidR="006159D8" w:rsidRPr="003C1B90">
        <w:rPr>
          <w:position w:val="-6"/>
          <w:szCs w:val="24"/>
        </w:rPr>
        <w:object w:dxaOrig="300" w:dyaOrig="279" w14:anchorId="3DCBF5DC">
          <v:shape id="_x0000_i1030" type="#_x0000_t75" style="width:15pt;height:13.8pt" o:ole="">
            <v:imagedata r:id="rId22" o:title=""/>
          </v:shape>
          <o:OLEObject Type="Embed" ProgID="Equation.DSMT4" ShapeID="_x0000_i1030" DrawAspect="Content" ObjectID="_1619930499" r:id="rId23"/>
        </w:object>
      </w:r>
      <w:r w:rsidR="006159D8">
        <w:rPr>
          <w:rFonts w:hint="eastAsia"/>
          <w:szCs w:val="24"/>
        </w:rPr>
        <w:t>为</w:t>
      </w:r>
      <w:r w:rsidR="006159D8" w:rsidRPr="003C1B90">
        <w:rPr>
          <w:rFonts w:hint="eastAsia"/>
          <w:szCs w:val="24"/>
        </w:rPr>
        <w:t>期望特征值</w:t>
      </w:r>
      <w:r w:rsidR="006159D8">
        <w:rPr>
          <w:rFonts w:hint="eastAsia"/>
          <w:szCs w:val="24"/>
        </w:rPr>
        <w:t>；</w:t>
      </w:r>
      <w:r w:rsidRPr="003C1B90">
        <w:rPr>
          <w:position w:val="-6"/>
          <w:szCs w:val="24"/>
        </w:rPr>
        <w:object w:dxaOrig="200" w:dyaOrig="220" w14:anchorId="5FFA6061">
          <v:shape id="_x0000_i1031" type="#_x0000_t75" style="width:9.6pt;height:10.8pt" o:ole="">
            <v:imagedata r:id="rId24" o:title=""/>
          </v:shape>
          <o:OLEObject Type="Embed" ProgID="Equation.DSMT4" ShapeID="_x0000_i1031" DrawAspect="Content" ObjectID="_1619930500" r:id="rId25"/>
        </w:object>
      </w:r>
      <w:r w:rsidR="006159D8">
        <w:rPr>
          <w:rFonts w:hint="eastAsia"/>
          <w:szCs w:val="24"/>
        </w:rPr>
        <w:t>为</w:t>
      </w:r>
      <w:r w:rsidRPr="003C1B90">
        <w:rPr>
          <w:rFonts w:hint="eastAsia"/>
          <w:szCs w:val="24"/>
        </w:rPr>
        <w:t>摄像头固有参数。</w:t>
      </w:r>
    </w:p>
    <w:p w14:paraId="554986DD" w14:textId="7C5E0CEB" w:rsidR="006159D8" w:rsidRPr="003C1B90" w:rsidRDefault="00366440" w:rsidP="00366440">
      <w:pPr>
        <w:rPr>
          <w:szCs w:val="24"/>
        </w:rPr>
      </w:pPr>
      <w:r w:rsidRPr="003C1B90">
        <w:rPr>
          <w:szCs w:val="24"/>
        </w:rPr>
        <w:tab/>
      </w:r>
      <w:r w:rsidRPr="003C1B90">
        <w:rPr>
          <w:rFonts w:hint="eastAsia"/>
          <w:szCs w:val="24"/>
        </w:rPr>
        <w:t>在</w:t>
      </w:r>
      <w:r w:rsidRPr="003C1B90">
        <w:rPr>
          <w:szCs w:val="24"/>
        </w:rPr>
        <w:t>PBVS</w:t>
      </w:r>
      <w:r w:rsidRPr="003C1B90">
        <w:rPr>
          <w:rFonts w:hint="eastAsia"/>
          <w:szCs w:val="24"/>
        </w:rPr>
        <w:t>中，</w:t>
      </w:r>
      <w:r w:rsidRPr="003C1B90">
        <w:rPr>
          <w:position w:val="-6"/>
          <w:szCs w:val="24"/>
        </w:rPr>
        <w:object w:dxaOrig="180" w:dyaOrig="220" w14:anchorId="32A47EF5">
          <v:shape id="_x0000_i1032" type="#_x0000_t75" style="width:9.6pt;height:10.8pt" o:ole="">
            <v:imagedata r:id="rId26" o:title=""/>
          </v:shape>
          <o:OLEObject Type="Embed" ProgID="Equation.DSMT4" ShapeID="_x0000_i1032" DrawAspect="Content" ObjectID="_1619930501" r:id="rId27"/>
        </w:object>
      </w:r>
      <w:r w:rsidRPr="003C1B90">
        <w:rPr>
          <w:rFonts w:hint="eastAsia"/>
          <w:szCs w:val="24"/>
        </w:rPr>
        <w:t>定义为一系列三维参数，必须从图像中估计；而在</w:t>
      </w:r>
      <w:r w:rsidRPr="003C1B90">
        <w:rPr>
          <w:szCs w:val="24"/>
        </w:rPr>
        <w:t>IBVS</w:t>
      </w:r>
      <w:r w:rsidRPr="003C1B90">
        <w:rPr>
          <w:rFonts w:hint="eastAsia"/>
          <w:szCs w:val="24"/>
        </w:rPr>
        <w:t>中，</w:t>
      </w:r>
      <w:r w:rsidRPr="003C1B90">
        <w:rPr>
          <w:position w:val="-6"/>
          <w:szCs w:val="24"/>
        </w:rPr>
        <w:object w:dxaOrig="180" w:dyaOrig="220" w14:anchorId="6BA738DF">
          <v:shape id="_x0000_i1033" type="#_x0000_t75" style="width:9.6pt;height:10.8pt" o:ole="">
            <v:imagedata r:id="rId26" o:title=""/>
          </v:shape>
          <o:OLEObject Type="Embed" ProgID="Equation.DSMT4" ShapeID="_x0000_i1033" DrawAspect="Content" ObjectID="_1619930502" r:id="rId28"/>
        </w:object>
      </w:r>
      <w:r w:rsidRPr="003C1B90">
        <w:rPr>
          <w:rFonts w:hint="eastAsia"/>
          <w:szCs w:val="24"/>
        </w:rPr>
        <w:t>图像中直接可用的一系列特征点，即跟踪点在图像平面中的坐标</w:t>
      </w:r>
      <w:r w:rsidR="006159D8">
        <w:rPr>
          <w:rFonts w:hint="eastAsia"/>
          <w:szCs w:val="24"/>
        </w:rPr>
        <w:t>，可以在图像中直接读出</w:t>
      </w:r>
      <w:r w:rsidRPr="001C6B14">
        <w:rPr>
          <w:szCs w:val="24"/>
          <w:vertAlign w:val="superscript"/>
        </w:rPr>
        <w:t>[</w:t>
      </w:r>
      <w:r w:rsidR="00387D8A" w:rsidRPr="001C6B14">
        <w:rPr>
          <w:szCs w:val="24"/>
          <w:vertAlign w:val="superscript"/>
        </w:rPr>
        <w:t>15</w:t>
      </w:r>
      <w:r w:rsidRPr="001C6B14">
        <w:rPr>
          <w:szCs w:val="24"/>
          <w:vertAlign w:val="superscript"/>
        </w:rPr>
        <w:t>]</w:t>
      </w:r>
      <w:r w:rsidRPr="003C1B90">
        <w:rPr>
          <w:rFonts w:hint="eastAsia"/>
          <w:szCs w:val="24"/>
        </w:rPr>
        <w:t>。</w:t>
      </w:r>
    </w:p>
    <w:p w14:paraId="1EC549B3" w14:textId="6852806E" w:rsidR="00366440" w:rsidRDefault="00366440" w:rsidP="00366440">
      <w:pPr>
        <w:rPr>
          <w:szCs w:val="24"/>
        </w:rPr>
      </w:pPr>
      <w:r w:rsidRPr="003C1B90">
        <w:rPr>
          <w:szCs w:val="24"/>
        </w:rPr>
        <w:tab/>
      </w:r>
      <w:r w:rsidRPr="003C1B90">
        <w:rPr>
          <w:rFonts w:hint="eastAsia"/>
          <w:szCs w:val="24"/>
        </w:rPr>
        <w:t>在</w:t>
      </w:r>
      <w:r w:rsidR="001473EC" w:rsidRPr="003C1B90">
        <w:rPr>
          <w:rFonts w:hint="eastAsia"/>
          <w:szCs w:val="24"/>
        </w:rPr>
        <w:t>基于位置的视觉伺服</w:t>
      </w:r>
      <w:r w:rsidRPr="003C1B90">
        <w:rPr>
          <w:rFonts w:hint="eastAsia"/>
          <w:szCs w:val="24"/>
        </w:rPr>
        <w:t>中，视觉传感器被利用视觉算法</w:t>
      </w:r>
      <w:r w:rsidR="001473EC">
        <w:rPr>
          <w:rFonts w:hint="eastAsia"/>
          <w:szCs w:val="24"/>
        </w:rPr>
        <w:t>通过</w:t>
      </w:r>
      <w:r w:rsidR="001473EC" w:rsidRPr="003C1B90">
        <w:rPr>
          <w:rFonts w:hint="eastAsia"/>
          <w:szCs w:val="24"/>
        </w:rPr>
        <w:t>获取深度信息</w:t>
      </w:r>
      <w:r w:rsidR="001473EC">
        <w:rPr>
          <w:rFonts w:hint="eastAsia"/>
          <w:szCs w:val="24"/>
        </w:rPr>
        <w:t>，</w:t>
      </w:r>
      <w:r w:rsidRPr="003C1B90">
        <w:rPr>
          <w:rFonts w:hint="eastAsia"/>
          <w:szCs w:val="24"/>
        </w:rPr>
        <w:t>构建三维空间</w:t>
      </w:r>
      <w:r w:rsidR="001473EC">
        <w:rPr>
          <w:rFonts w:hint="eastAsia"/>
          <w:szCs w:val="24"/>
        </w:rPr>
        <w:t>的方法</w:t>
      </w:r>
      <w:r w:rsidRPr="003C1B90">
        <w:rPr>
          <w:rFonts w:hint="eastAsia"/>
          <w:szCs w:val="24"/>
        </w:rPr>
        <w:t>，实现</w:t>
      </w:r>
      <w:r w:rsidRPr="001A1708">
        <w:rPr>
          <w:rFonts w:hint="eastAsia"/>
          <w:szCs w:val="24"/>
        </w:rPr>
        <w:t>位置估计</w:t>
      </w:r>
      <w:r w:rsidR="001473EC">
        <w:rPr>
          <w:rFonts w:hint="eastAsia"/>
          <w:szCs w:val="24"/>
        </w:rPr>
        <w:t>，因而被认为是一种三维传感器</w:t>
      </w:r>
      <w:r w:rsidRPr="001A1708">
        <w:rPr>
          <w:rFonts w:hint="eastAsia"/>
          <w:szCs w:val="24"/>
        </w:rPr>
        <w:t>。但是控制定律是在笛卡儿空间中定义的，</w:t>
      </w:r>
      <w:r w:rsidR="001473EC">
        <w:rPr>
          <w:rFonts w:hint="eastAsia"/>
          <w:szCs w:val="24"/>
        </w:rPr>
        <w:t>因此</w:t>
      </w:r>
      <w:r w:rsidRPr="001A1708">
        <w:rPr>
          <w:rFonts w:hint="eastAsia"/>
          <w:szCs w:val="24"/>
        </w:rPr>
        <w:t>摄像头</w:t>
      </w:r>
      <w:r w:rsidR="001473EC">
        <w:rPr>
          <w:rFonts w:hint="eastAsia"/>
          <w:szCs w:val="24"/>
        </w:rPr>
        <w:t>只有</w:t>
      </w:r>
      <w:r w:rsidRPr="001A1708">
        <w:rPr>
          <w:rFonts w:hint="eastAsia"/>
          <w:szCs w:val="24"/>
        </w:rPr>
        <w:t>在笛卡儿空间</w:t>
      </w:r>
      <w:r w:rsidR="001473EC">
        <w:rPr>
          <w:rFonts w:hint="eastAsia"/>
          <w:szCs w:val="24"/>
        </w:rPr>
        <w:t>能找到最有曲线</w:t>
      </w:r>
      <w:r w:rsidRPr="001A1708">
        <w:rPr>
          <w:rFonts w:hint="eastAsia"/>
          <w:szCs w:val="24"/>
        </w:rPr>
        <w:t>，而图像空间</w:t>
      </w:r>
      <w:r w:rsidR="001473EC">
        <w:rPr>
          <w:rFonts w:hint="eastAsia"/>
          <w:szCs w:val="24"/>
        </w:rPr>
        <w:t>中</w:t>
      </w:r>
      <w:r w:rsidRPr="001A1708">
        <w:rPr>
          <w:rFonts w:hint="eastAsia"/>
          <w:szCs w:val="24"/>
        </w:rPr>
        <w:t>则不能跟踪最优轨迹，</w:t>
      </w:r>
      <w:r w:rsidR="001473EC">
        <w:rPr>
          <w:rFonts w:hint="eastAsia"/>
          <w:szCs w:val="24"/>
        </w:rPr>
        <w:t>所以使用这种方法时，利用图片</w:t>
      </w:r>
      <w:r w:rsidRPr="001A1708">
        <w:rPr>
          <w:rFonts w:hint="eastAsia"/>
          <w:szCs w:val="24"/>
        </w:rPr>
        <w:t>即使在图像测量</w:t>
      </w:r>
      <w:r w:rsidR="001473EC">
        <w:rPr>
          <w:rFonts w:hint="eastAsia"/>
          <w:szCs w:val="24"/>
        </w:rPr>
        <w:t>的</w:t>
      </w:r>
      <w:r w:rsidRPr="001A1708">
        <w:rPr>
          <w:rFonts w:hint="eastAsia"/>
          <w:szCs w:val="24"/>
        </w:rPr>
        <w:t>错误都会</w:t>
      </w:r>
      <w:r w:rsidR="001473EC">
        <w:rPr>
          <w:rFonts w:hint="eastAsia"/>
          <w:szCs w:val="24"/>
        </w:rPr>
        <w:t>可能</w:t>
      </w:r>
      <w:r w:rsidRPr="001A1708">
        <w:rPr>
          <w:rFonts w:hint="eastAsia"/>
          <w:szCs w:val="24"/>
        </w:rPr>
        <w:t>导致位姿</w:t>
      </w:r>
      <w:r w:rsidR="001473EC">
        <w:rPr>
          <w:rFonts w:hint="eastAsia"/>
          <w:szCs w:val="24"/>
        </w:rPr>
        <w:t>的严重</w:t>
      </w:r>
      <w:r w:rsidRPr="001A1708">
        <w:rPr>
          <w:rFonts w:hint="eastAsia"/>
          <w:szCs w:val="24"/>
        </w:rPr>
        <w:t>误差，</w:t>
      </w:r>
      <w:r w:rsidR="001473EC">
        <w:rPr>
          <w:rFonts w:hint="eastAsia"/>
          <w:szCs w:val="24"/>
        </w:rPr>
        <w:t>因而影响整个系统。多旋翼飞行器的</w:t>
      </w:r>
      <w:r w:rsidRPr="00A14599">
        <w:rPr>
          <w:szCs w:val="24"/>
        </w:rPr>
        <w:t>PBVS</w:t>
      </w:r>
      <w:r w:rsidRPr="001A1708">
        <w:rPr>
          <w:rFonts w:hint="eastAsia"/>
          <w:szCs w:val="24"/>
        </w:rPr>
        <w:t>基本结构如图</w:t>
      </w:r>
      <w:r w:rsidR="004D1332">
        <w:rPr>
          <w:rFonts w:hint="eastAsia"/>
          <w:szCs w:val="24"/>
        </w:rPr>
        <w:t>1</w:t>
      </w:r>
      <w:r w:rsidR="004D1332">
        <w:rPr>
          <w:szCs w:val="24"/>
        </w:rPr>
        <w:t>.</w:t>
      </w:r>
      <w:r>
        <w:rPr>
          <w:rFonts w:hint="eastAsia"/>
          <w:szCs w:val="24"/>
        </w:rPr>
        <w:t>2</w:t>
      </w:r>
      <w:r w:rsidRPr="001A1708">
        <w:rPr>
          <w:rFonts w:hint="eastAsia"/>
          <w:szCs w:val="24"/>
        </w:rPr>
        <w:t>所示。</w:t>
      </w:r>
    </w:p>
    <w:p w14:paraId="11A91373" w14:textId="1C675DAE" w:rsidR="00366440" w:rsidRDefault="00366440" w:rsidP="00366440">
      <w:pPr>
        <w:jc w:val="center"/>
        <w:rPr>
          <w:noProof/>
        </w:rPr>
      </w:pPr>
      <w:r w:rsidRPr="00A06CFA">
        <w:rPr>
          <w:noProof/>
        </w:rPr>
        <w:drawing>
          <wp:inline distT="0" distB="0" distL="0" distR="0" wp14:anchorId="093DA1E0" wp14:editId="04967DDE">
            <wp:extent cx="4781550" cy="16954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1695450"/>
                    </a:xfrm>
                    <a:prstGeom prst="rect">
                      <a:avLst/>
                    </a:prstGeom>
                    <a:noFill/>
                    <a:ln>
                      <a:noFill/>
                    </a:ln>
                  </pic:spPr>
                </pic:pic>
              </a:graphicData>
            </a:graphic>
          </wp:inline>
        </w:drawing>
      </w:r>
    </w:p>
    <w:p w14:paraId="1E5BD7D4" w14:textId="4CF7DEA4" w:rsidR="00366440" w:rsidRPr="00CD249B" w:rsidRDefault="00366440" w:rsidP="00366440">
      <w:pPr>
        <w:jc w:val="center"/>
        <w:rPr>
          <w:rFonts w:ascii="宋体" w:hAnsi="宋体"/>
          <w:noProof/>
          <w:sz w:val="21"/>
          <w:szCs w:val="21"/>
        </w:rPr>
      </w:pPr>
      <w:r w:rsidRPr="00CD249B">
        <w:rPr>
          <w:rFonts w:ascii="宋体" w:hAnsi="宋体"/>
          <w:kern w:val="0"/>
          <w:sz w:val="21"/>
          <w:szCs w:val="21"/>
        </w:rPr>
        <w:t>图</w:t>
      </w:r>
      <w:r w:rsidR="001C6B14" w:rsidRPr="001C6B14">
        <w:rPr>
          <w:kern w:val="0"/>
          <w:sz w:val="21"/>
          <w:szCs w:val="21"/>
        </w:rPr>
        <w:t>1.2</w:t>
      </w:r>
      <w:r w:rsidRPr="00CD249B">
        <w:rPr>
          <w:kern w:val="0"/>
          <w:sz w:val="21"/>
          <w:szCs w:val="21"/>
        </w:rPr>
        <w:t xml:space="preserve"> PBVS</w:t>
      </w:r>
      <w:r w:rsidRPr="00CD249B">
        <w:rPr>
          <w:rFonts w:ascii="宋体" w:hAnsi="宋体"/>
          <w:kern w:val="0"/>
          <w:sz w:val="21"/>
          <w:szCs w:val="21"/>
        </w:rPr>
        <w:t>基本结构</w:t>
      </w:r>
    </w:p>
    <w:p w14:paraId="4473AA92" w14:textId="3BEDE6D1" w:rsidR="00366440" w:rsidRDefault="00366440" w:rsidP="00366440">
      <w:pPr>
        <w:ind w:firstLine="420"/>
        <w:rPr>
          <w:szCs w:val="24"/>
        </w:rPr>
      </w:pPr>
      <w:r w:rsidRPr="001A1708">
        <w:rPr>
          <w:rFonts w:hint="eastAsia"/>
          <w:szCs w:val="24"/>
        </w:rPr>
        <w:t>在</w:t>
      </w:r>
      <w:r w:rsidR="001473EC" w:rsidRPr="003C1B90">
        <w:rPr>
          <w:rFonts w:hint="eastAsia"/>
          <w:szCs w:val="24"/>
        </w:rPr>
        <w:t>基于</w:t>
      </w:r>
      <w:r w:rsidR="001473EC">
        <w:rPr>
          <w:rFonts w:hint="eastAsia"/>
          <w:szCs w:val="24"/>
        </w:rPr>
        <w:t>图像</w:t>
      </w:r>
      <w:r w:rsidR="001473EC" w:rsidRPr="003C1B90">
        <w:rPr>
          <w:rFonts w:hint="eastAsia"/>
          <w:szCs w:val="24"/>
        </w:rPr>
        <w:t>的视觉伺服</w:t>
      </w:r>
      <w:r w:rsidRPr="001A1708">
        <w:rPr>
          <w:rFonts w:hint="eastAsia"/>
          <w:szCs w:val="24"/>
        </w:rPr>
        <w:t>中，视觉传感器直接从图像空间中提取特征，</w:t>
      </w:r>
      <w:r w:rsidR="001473EC">
        <w:rPr>
          <w:rFonts w:hint="eastAsia"/>
          <w:szCs w:val="24"/>
        </w:rPr>
        <w:t>被认为是一种二维传感器，相较于</w:t>
      </w:r>
      <w:r w:rsidR="001473EC">
        <w:rPr>
          <w:rFonts w:hint="eastAsia"/>
          <w:szCs w:val="24"/>
        </w:rPr>
        <w:t>PBVS</w:t>
      </w:r>
      <w:r w:rsidRPr="001A1708">
        <w:rPr>
          <w:rFonts w:hint="eastAsia"/>
          <w:szCs w:val="24"/>
        </w:rPr>
        <w:t>使得</w:t>
      </w:r>
      <w:r w:rsidRPr="00A14599">
        <w:rPr>
          <w:szCs w:val="24"/>
        </w:rPr>
        <w:t>IBVS</w:t>
      </w:r>
      <w:r w:rsidRPr="001A1708">
        <w:rPr>
          <w:rFonts w:hint="eastAsia"/>
          <w:szCs w:val="24"/>
        </w:rPr>
        <w:t>对于校准和图像</w:t>
      </w:r>
      <w:r w:rsidR="001473EC">
        <w:rPr>
          <w:rFonts w:hint="eastAsia"/>
          <w:szCs w:val="24"/>
        </w:rPr>
        <w:t>误差具有</w:t>
      </w:r>
      <w:r w:rsidRPr="001A1708">
        <w:rPr>
          <w:rFonts w:hint="eastAsia"/>
          <w:szCs w:val="24"/>
        </w:rPr>
        <w:t>显著的鲁棒性。</w:t>
      </w:r>
      <w:r w:rsidR="001473EC">
        <w:rPr>
          <w:rFonts w:hint="eastAsia"/>
          <w:szCs w:val="24"/>
        </w:rPr>
        <w:t>但是</w:t>
      </w:r>
      <w:r w:rsidRPr="00A14599">
        <w:rPr>
          <w:szCs w:val="24"/>
        </w:rPr>
        <w:t>IBVS</w:t>
      </w:r>
      <w:r w:rsidR="001473EC">
        <w:rPr>
          <w:rFonts w:hint="eastAsia"/>
          <w:szCs w:val="24"/>
        </w:rPr>
        <w:t>也有</w:t>
      </w:r>
      <w:r w:rsidRPr="001A1708">
        <w:rPr>
          <w:rFonts w:hint="eastAsia"/>
          <w:szCs w:val="24"/>
        </w:rPr>
        <w:t>缺点，当移位过大，摄像头会达到局部最小值或跳过交互矩阵的奇点，从而不可预知摄像头的运动。</w:t>
      </w:r>
      <w:r w:rsidR="001473EC">
        <w:rPr>
          <w:rFonts w:hint="eastAsia"/>
          <w:szCs w:val="24"/>
        </w:rPr>
        <w:t>多旋翼飞行器的</w:t>
      </w:r>
      <w:r w:rsidR="001473EC" w:rsidRPr="00A14599">
        <w:rPr>
          <w:szCs w:val="24"/>
        </w:rPr>
        <w:t>IBVS</w:t>
      </w:r>
      <w:r w:rsidRPr="001A1708">
        <w:rPr>
          <w:rFonts w:hint="eastAsia"/>
          <w:szCs w:val="24"/>
        </w:rPr>
        <w:t>基本结构如图</w:t>
      </w:r>
      <w:r w:rsidR="001C6B14">
        <w:rPr>
          <w:rFonts w:hint="eastAsia"/>
          <w:szCs w:val="24"/>
        </w:rPr>
        <w:t>1</w:t>
      </w:r>
      <w:r w:rsidR="001C6B14">
        <w:rPr>
          <w:szCs w:val="24"/>
        </w:rPr>
        <w:t>.</w:t>
      </w:r>
      <w:r>
        <w:rPr>
          <w:szCs w:val="24"/>
        </w:rPr>
        <w:t>3</w:t>
      </w:r>
      <w:r w:rsidRPr="001A1708">
        <w:rPr>
          <w:rFonts w:hint="eastAsia"/>
          <w:szCs w:val="24"/>
        </w:rPr>
        <w:t>所示</w:t>
      </w:r>
      <w:r w:rsidRPr="001C6B14">
        <w:rPr>
          <w:rFonts w:hint="eastAsia"/>
          <w:szCs w:val="24"/>
          <w:vertAlign w:val="superscript"/>
        </w:rPr>
        <w:t>[</w:t>
      </w:r>
      <w:r w:rsidR="00387D8A" w:rsidRPr="001C6B14">
        <w:rPr>
          <w:szCs w:val="24"/>
          <w:vertAlign w:val="superscript"/>
        </w:rPr>
        <w:t>16</w:t>
      </w:r>
      <w:r w:rsidRPr="001C6B14">
        <w:rPr>
          <w:szCs w:val="24"/>
          <w:vertAlign w:val="superscript"/>
        </w:rPr>
        <w:t>]</w:t>
      </w:r>
      <w:r w:rsidRPr="001A1708">
        <w:rPr>
          <w:rFonts w:hint="eastAsia"/>
          <w:szCs w:val="24"/>
        </w:rPr>
        <w:t>。</w:t>
      </w:r>
    </w:p>
    <w:p w14:paraId="2463729D" w14:textId="565B35EC" w:rsidR="00366440" w:rsidRDefault="00366440" w:rsidP="00366440">
      <w:pPr>
        <w:ind w:firstLine="420"/>
        <w:jc w:val="center"/>
        <w:rPr>
          <w:noProof/>
        </w:rPr>
      </w:pPr>
      <w:r w:rsidRPr="00A06CFA">
        <w:rPr>
          <w:noProof/>
        </w:rPr>
        <w:lastRenderedPageBreak/>
        <w:drawing>
          <wp:inline distT="0" distB="0" distL="0" distR="0" wp14:anchorId="1C77C05B" wp14:editId="344F040D">
            <wp:extent cx="4800600" cy="1733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1733550"/>
                    </a:xfrm>
                    <a:prstGeom prst="rect">
                      <a:avLst/>
                    </a:prstGeom>
                    <a:noFill/>
                    <a:ln>
                      <a:noFill/>
                    </a:ln>
                  </pic:spPr>
                </pic:pic>
              </a:graphicData>
            </a:graphic>
          </wp:inline>
        </w:drawing>
      </w:r>
    </w:p>
    <w:p w14:paraId="1630C721" w14:textId="559C4A24" w:rsidR="00366440" w:rsidRPr="00CD249B" w:rsidRDefault="00366440" w:rsidP="00366440">
      <w:pPr>
        <w:ind w:firstLine="420"/>
        <w:jc w:val="center"/>
        <w:rPr>
          <w:rFonts w:ascii="宋体" w:hAnsi="宋体"/>
          <w:noProof/>
          <w:sz w:val="21"/>
          <w:szCs w:val="21"/>
        </w:rPr>
      </w:pPr>
      <w:r w:rsidRPr="00CD249B">
        <w:rPr>
          <w:rFonts w:ascii="宋体" w:hAnsi="宋体"/>
          <w:kern w:val="0"/>
          <w:sz w:val="21"/>
          <w:szCs w:val="21"/>
        </w:rPr>
        <w:t>图</w:t>
      </w:r>
      <w:r w:rsidR="001C6B14">
        <w:rPr>
          <w:kern w:val="0"/>
          <w:sz w:val="21"/>
          <w:szCs w:val="21"/>
        </w:rPr>
        <w:t>1.3</w:t>
      </w:r>
      <w:r w:rsidRPr="00CD249B">
        <w:rPr>
          <w:kern w:val="0"/>
          <w:sz w:val="21"/>
          <w:szCs w:val="21"/>
        </w:rPr>
        <w:t xml:space="preserve"> IBVS</w:t>
      </w:r>
      <w:r w:rsidRPr="00CD249B">
        <w:rPr>
          <w:rFonts w:ascii="宋体" w:hAnsi="宋体"/>
          <w:kern w:val="0"/>
          <w:sz w:val="21"/>
          <w:szCs w:val="21"/>
        </w:rPr>
        <w:t>基本</w:t>
      </w:r>
      <w:r w:rsidR="00CD249B">
        <w:rPr>
          <w:rFonts w:ascii="宋体" w:hAnsi="宋体" w:hint="eastAsia"/>
          <w:kern w:val="0"/>
          <w:sz w:val="21"/>
          <w:szCs w:val="21"/>
        </w:rPr>
        <w:t>结</w:t>
      </w:r>
      <w:r w:rsidRPr="00CD249B">
        <w:rPr>
          <w:rFonts w:ascii="宋体" w:hAnsi="宋体"/>
          <w:kern w:val="0"/>
          <w:sz w:val="21"/>
          <w:szCs w:val="21"/>
        </w:rPr>
        <w:t>构</w:t>
      </w:r>
    </w:p>
    <w:p w14:paraId="59558D08" w14:textId="78A70EA8" w:rsidR="00C3284B" w:rsidRDefault="008D1E89" w:rsidP="003C1B90">
      <w:pPr>
        <w:rPr>
          <w:szCs w:val="24"/>
        </w:rPr>
      </w:pPr>
      <w:r>
        <w:rPr>
          <w:rFonts w:ascii="宋体" w:hAnsi="宋体"/>
          <w:szCs w:val="24"/>
        </w:rPr>
        <w:tab/>
      </w:r>
      <w:r w:rsidR="00C3284B" w:rsidRPr="00C3284B">
        <w:rPr>
          <w:szCs w:val="24"/>
        </w:rPr>
        <w:t>PBVS</w:t>
      </w:r>
      <w:r w:rsidR="00C3284B">
        <w:rPr>
          <w:rFonts w:ascii="宋体" w:hAnsi="宋体" w:hint="eastAsia"/>
          <w:szCs w:val="24"/>
        </w:rPr>
        <w:t>和</w:t>
      </w:r>
      <w:r w:rsidR="00C3284B" w:rsidRPr="00C3284B">
        <w:rPr>
          <w:szCs w:val="24"/>
        </w:rPr>
        <w:t>IBVS</w:t>
      </w:r>
      <w:r w:rsidR="00C3284B">
        <w:rPr>
          <w:rFonts w:hint="eastAsia"/>
          <w:szCs w:val="24"/>
        </w:rPr>
        <w:t>的主要优缺点</w:t>
      </w:r>
      <w:r w:rsidR="00DD0564">
        <w:rPr>
          <w:rFonts w:hint="eastAsia"/>
          <w:szCs w:val="24"/>
        </w:rPr>
        <w:t>总结</w:t>
      </w:r>
      <w:r w:rsidR="00C3284B">
        <w:rPr>
          <w:rFonts w:hint="eastAsia"/>
          <w:szCs w:val="24"/>
        </w:rPr>
        <w:t>如下表</w:t>
      </w:r>
      <w:r w:rsidR="00C3284B">
        <w:rPr>
          <w:rFonts w:hint="eastAsia"/>
          <w:szCs w:val="24"/>
        </w:rPr>
        <w:t>1</w:t>
      </w:r>
      <w:r w:rsidR="001C6B14">
        <w:rPr>
          <w:szCs w:val="24"/>
        </w:rPr>
        <w:t>.1</w:t>
      </w:r>
    </w:p>
    <w:p w14:paraId="5453770D" w14:textId="258F61A2" w:rsidR="00A82BFA" w:rsidRPr="00A82BFA" w:rsidRDefault="00A82BFA" w:rsidP="00A82BFA">
      <w:pPr>
        <w:jc w:val="center"/>
        <w:rPr>
          <w:rFonts w:ascii="黑体" w:eastAsia="黑体" w:hAnsi="黑体"/>
          <w:b/>
          <w:sz w:val="21"/>
          <w:szCs w:val="21"/>
        </w:rPr>
      </w:pPr>
      <w:r w:rsidRPr="00A82BFA">
        <w:rPr>
          <w:rFonts w:ascii="黑体" w:eastAsia="黑体" w:hAnsi="黑体" w:hint="eastAsia"/>
          <w:b/>
          <w:sz w:val="21"/>
          <w:szCs w:val="21"/>
        </w:rPr>
        <w:t>表</w:t>
      </w:r>
      <w:r w:rsidRPr="00A82BFA">
        <w:rPr>
          <w:rFonts w:eastAsia="黑体"/>
          <w:b/>
          <w:sz w:val="21"/>
          <w:szCs w:val="21"/>
        </w:rPr>
        <w:t>1</w:t>
      </w:r>
      <w:r w:rsidR="001C6B14">
        <w:rPr>
          <w:rFonts w:eastAsia="黑体"/>
          <w:b/>
          <w:sz w:val="21"/>
          <w:szCs w:val="21"/>
        </w:rPr>
        <w:t>.1</w:t>
      </w:r>
      <w:r w:rsidRPr="00A82BFA">
        <w:rPr>
          <w:rFonts w:ascii="黑体" w:eastAsia="黑体" w:hAnsi="黑体"/>
          <w:b/>
          <w:sz w:val="21"/>
          <w:szCs w:val="21"/>
        </w:rPr>
        <w:t xml:space="preserve"> </w:t>
      </w:r>
      <w:r w:rsidRPr="00A82BFA">
        <w:rPr>
          <w:rFonts w:eastAsia="黑体"/>
          <w:b/>
          <w:sz w:val="21"/>
          <w:szCs w:val="21"/>
        </w:rPr>
        <w:t>PBVS</w:t>
      </w:r>
      <w:r w:rsidRPr="00A82BFA">
        <w:rPr>
          <w:rFonts w:ascii="黑体" w:eastAsia="黑体" w:hAnsi="黑体" w:hint="eastAsia"/>
          <w:b/>
          <w:sz w:val="21"/>
          <w:szCs w:val="21"/>
        </w:rPr>
        <w:t>和</w:t>
      </w:r>
      <w:r w:rsidRPr="00A82BFA">
        <w:rPr>
          <w:rFonts w:eastAsia="黑体"/>
          <w:b/>
          <w:sz w:val="21"/>
          <w:szCs w:val="21"/>
        </w:rPr>
        <w:t>IBVS</w:t>
      </w:r>
      <w:r w:rsidRPr="00A82BFA">
        <w:rPr>
          <w:rFonts w:ascii="黑体" w:eastAsia="黑体" w:hAnsi="黑体" w:hint="eastAsia"/>
          <w:b/>
          <w:sz w:val="21"/>
          <w:szCs w:val="21"/>
        </w:rPr>
        <w:t>优缺点总结</w:t>
      </w:r>
    </w:p>
    <w:tbl>
      <w:tblPr>
        <w:tblStyle w:val="7"/>
        <w:tblW w:w="0" w:type="auto"/>
        <w:tblLook w:val="04A0" w:firstRow="1" w:lastRow="0" w:firstColumn="1" w:lastColumn="0" w:noHBand="0" w:noVBand="1"/>
      </w:tblPr>
      <w:tblGrid>
        <w:gridCol w:w="1560"/>
        <w:gridCol w:w="3685"/>
        <w:gridCol w:w="3816"/>
      </w:tblGrid>
      <w:tr w:rsidR="00C3284B" w14:paraId="23AA2DA1" w14:textId="77777777" w:rsidTr="00F32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top w:val="single" w:sz="12" w:space="0" w:color="auto"/>
              <w:bottom w:val="single" w:sz="4" w:space="0" w:color="auto"/>
              <w:right w:val="single" w:sz="4" w:space="0" w:color="auto"/>
            </w:tcBorders>
          </w:tcPr>
          <w:p w14:paraId="490A801C" w14:textId="727A7906" w:rsidR="00C3284B" w:rsidRPr="007A643C" w:rsidRDefault="00C3284B" w:rsidP="00DD0564">
            <w:pPr>
              <w:jc w:val="center"/>
              <w:rPr>
                <w:i w:val="0"/>
                <w:sz w:val="21"/>
                <w:szCs w:val="21"/>
              </w:rPr>
            </w:pPr>
            <w:r w:rsidRPr="007A643C">
              <w:rPr>
                <w:rFonts w:hint="eastAsia"/>
                <w:i w:val="0"/>
                <w:sz w:val="21"/>
                <w:szCs w:val="21"/>
              </w:rPr>
              <w:t>特点</w:t>
            </w:r>
          </w:p>
        </w:tc>
        <w:tc>
          <w:tcPr>
            <w:tcW w:w="3685" w:type="dxa"/>
            <w:tcBorders>
              <w:top w:val="single" w:sz="12" w:space="0" w:color="auto"/>
              <w:left w:val="single" w:sz="4" w:space="0" w:color="auto"/>
              <w:bottom w:val="single" w:sz="4" w:space="0" w:color="auto"/>
              <w:right w:val="single" w:sz="4" w:space="0" w:color="auto"/>
            </w:tcBorders>
          </w:tcPr>
          <w:p w14:paraId="32E17BFA" w14:textId="4D919A6D"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P</w:t>
            </w:r>
            <w:r w:rsidRPr="00A82BFA">
              <w:rPr>
                <w:sz w:val="21"/>
                <w:szCs w:val="21"/>
              </w:rPr>
              <w:t>BVS</w:t>
            </w:r>
          </w:p>
        </w:tc>
        <w:tc>
          <w:tcPr>
            <w:tcW w:w="3816" w:type="dxa"/>
            <w:tcBorders>
              <w:top w:val="single" w:sz="12" w:space="0" w:color="auto"/>
              <w:left w:val="single" w:sz="4" w:space="0" w:color="auto"/>
              <w:bottom w:val="single" w:sz="4" w:space="0" w:color="auto"/>
            </w:tcBorders>
          </w:tcPr>
          <w:p w14:paraId="0F5DFC71" w14:textId="305AD596"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IBVS</w:t>
            </w:r>
          </w:p>
        </w:tc>
      </w:tr>
      <w:tr w:rsidR="00DD0564" w14:paraId="23D2837D" w14:textId="77777777" w:rsidTr="00F32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right w:val="single" w:sz="4" w:space="0" w:color="auto"/>
            </w:tcBorders>
          </w:tcPr>
          <w:p w14:paraId="52A54444" w14:textId="5F81C2BB" w:rsidR="00C3284B" w:rsidRPr="007A643C" w:rsidRDefault="00C3284B" w:rsidP="00DD0564">
            <w:pPr>
              <w:jc w:val="center"/>
              <w:rPr>
                <w:b/>
                <w:i w:val="0"/>
                <w:sz w:val="21"/>
                <w:szCs w:val="21"/>
              </w:rPr>
            </w:pPr>
            <w:r w:rsidRPr="007A643C">
              <w:rPr>
                <w:rFonts w:hint="eastAsia"/>
                <w:b/>
                <w:i w:val="0"/>
                <w:sz w:val="21"/>
                <w:szCs w:val="21"/>
              </w:rPr>
              <w:t>优点</w:t>
            </w:r>
          </w:p>
        </w:tc>
        <w:tc>
          <w:tcPr>
            <w:tcW w:w="3685" w:type="dxa"/>
            <w:tcBorders>
              <w:top w:val="single" w:sz="4" w:space="0" w:color="auto"/>
              <w:left w:val="single" w:sz="4" w:space="0" w:color="auto"/>
              <w:bottom w:val="single" w:sz="4" w:space="0" w:color="auto"/>
              <w:right w:val="single" w:sz="4" w:space="0" w:color="auto"/>
            </w:tcBorders>
            <w:shd w:val="clear" w:color="auto" w:fill="auto"/>
          </w:tcPr>
          <w:p w14:paraId="2938C92F" w14:textId="73CFF6E9"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可以直观地在直角坐标空间定义目标的运动，符合现有机器人的工作方式</w:t>
            </w:r>
          </w:p>
        </w:tc>
        <w:tc>
          <w:tcPr>
            <w:tcW w:w="3816" w:type="dxa"/>
            <w:tcBorders>
              <w:top w:val="single" w:sz="4" w:space="0" w:color="auto"/>
              <w:left w:val="single" w:sz="4" w:space="0" w:color="auto"/>
              <w:bottom w:val="single" w:sz="4" w:space="0" w:color="auto"/>
              <w:right w:val="nil"/>
            </w:tcBorders>
            <w:shd w:val="clear" w:color="auto" w:fill="auto"/>
          </w:tcPr>
          <w:p w14:paraId="028AD9CF" w14:textId="2C28649C"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无需三维空间定位、对摄像机和机器人标定不敏感；计算量较小</w:t>
            </w:r>
          </w:p>
        </w:tc>
      </w:tr>
      <w:tr w:rsidR="00C3284B" w14:paraId="13592630" w14:textId="77777777" w:rsidTr="00F321F3">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12" w:space="0" w:color="auto"/>
              <w:right w:val="single" w:sz="4" w:space="0" w:color="auto"/>
            </w:tcBorders>
          </w:tcPr>
          <w:p w14:paraId="5E0B091C" w14:textId="10185AFA" w:rsidR="00C3284B" w:rsidRPr="007A643C" w:rsidRDefault="00C3284B" w:rsidP="00DD0564">
            <w:pPr>
              <w:jc w:val="center"/>
              <w:rPr>
                <w:b/>
                <w:i w:val="0"/>
                <w:sz w:val="21"/>
                <w:szCs w:val="21"/>
              </w:rPr>
            </w:pPr>
            <w:r w:rsidRPr="007A643C">
              <w:rPr>
                <w:rFonts w:hint="eastAsia"/>
                <w:b/>
                <w:i w:val="0"/>
                <w:sz w:val="21"/>
                <w:szCs w:val="21"/>
              </w:rPr>
              <w:t>缺点</w:t>
            </w:r>
          </w:p>
        </w:tc>
        <w:tc>
          <w:tcPr>
            <w:tcW w:w="3685" w:type="dxa"/>
            <w:tcBorders>
              <w:top w:val="single" w:sz="4" w:space="0" w:color="auto"/>
              <w:left w:val="single" w:sz="4" w:space="0" w:color="auto"/>
              <w:bottom w:val="single" w:sz="12" w:space="0" w:color="auto"/>
              <w:right w:val="single" w:sz="4" w:space="0" w:color="auto"/>
            </w:tcBorders>
          </w:tcPr>
          <w:p w14:paraId="68695894" w14:textId="0B1F9E99" w:rsidR="00C3284B" w:rsidRPr="00A82BFA" w:rsidRDefault="00C3284B" w:rsidP="00C3284B">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控制精度很大程度上依赖于位姿估计精度，而位姿估计精度依赖于摄像机和机器人的标定精度等；此外计算</w:t>
            </w:r>
            <w:r w:rsidR="00DD0564" w:rsidRPr="00A82BFA">
              <w:rPr>
                <w:rFonts w:hint="eastAsia"/>
                <w:sz w:val="21"/>
                <w:szCs w:val="21"/>
              </w:rPr>
              <w:t>较大</w:t>
            </w:r>
          </w:p>
        </w:tc>
        <w:tc>
          <w:tcPr>
            <w:tcW w:w="3816" w:type="dxa"/>
            <w:tcBorders>
              <w:top w:val="single" w:sz="4" w:space="0" w:color="auto"/>
              <w:left w:val="single" w:sz="4" w:space="0" w:color="auto"/>
              <w:bottom w:val="single" w:sz="12" w:space="0" w:color="auto"/>
              <w:right w:val="nil"/>
            </w:tcBorders>
          </w:tcPr>
          <w:p w14:paraId="2C7804B4" w14:textId="04E3A472" w:rsidR="00C3284B" w:rsidRPr="00A82BFA" w:rsidRDefault="00DD0564" w:rsidP="00DD0564">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伺服控制</w:t>
            </w:r>
            <w:proofErr w:type="gramStart"/>
            <w:r w:rsidRPr="00A82BFA">
              <w:rPr>
                <w:rFonts w:hint="eastAsia"/>
                <w:sz w:val="21"/>
                <w:szCs w:val="21"/>
              </w:rPr>
              <w:t>器复杂</w:t>
            </w:r>
            <w:proofErr w:type="gramEnd"/>
            <w:r w:rsidRPr="00A82BFA">
              <w:rPr>
                <w:rFonts w:hint="eastAsia"/>
                <w:sz w:val="21"/>
                <w:szCs w:val="21"/>
              </w:rPr>
              <w:t>且缺乏适应性；需要额外的传感器获取深度信息；移位过大会导致不可预知摄像头运动</w:t>
            </w:r>
          </w:p>
        </w:tc>
      </w:tr>
    </w:tbl>
    <w:p w14:paraId="35AA1672" w14:textId="61E8EF59" w:rsidR="00366440" w:rsidRDefault="008D1E89" w:rsidP="00C3284B">
      <w:pPr>
        <w:ind w:firstLine="420"/>
        <w:rPr>
          <w:szCs w:val="24"/>
        </w:rPr>
      </w:pPr>
      <w:r>
        <w:rPr>
          <w:rFonts w:ascii="宋体" w:hAnsi="宋体" w:hint="eastAsia"/>
          <w:szCs w:val="24"/>
        </w:rPr>
        <w:t>本文</w:t>
      </w:r>
      <w:r w:rsidR="00E80FCD">
        <w:rPr>
          <w:rFonts w:ascii="宋体" w:hAnsi="宋体" w:hint="eastAsia"/>
          <w:szCs w:val="24"/>
        </w:rPr>
        <w:t>使用</w:t>
      </w:r>
      <w:r>
        <w:rPr>
          <w:rFonts w:hint="eastAsia"/>
          <w:szCs w:val="24"/>
        </w:rPr>
        <w:t>基于</w:t>
      </w:r>
      <w:r w:rsidR="00E80FCD">
        <w:rPr>
          <w:rFonts w:hint="eastAsia"/>
          <w:szCs w:val="24"/>
        </w:rPr>
        <w:t>图像</w:t>
      </w:r>
      <w:r w:rsidR="00E80FCD" w:rsidRPr="003C1B90">
        <w:rPr>
          <w:rFonts w:hint="eastAsia"/>
          <w:szCs w:val="24"/>
        </w:rPr>
        <w:t>的视觉伺服</w:t>
      </w:r>
      <w:r>
        <w:rPr>
          <w:rFonts w:hint="eastAsia"/>
          <w:szCs w:val="24"/>
        </w:rPr>
        <w:t>，</w:t>
      </w:r>
      <w:r w:rsidR="00E80FCD">
        <w:rPr>
          <w:rFonts w:hint="eastAsia"/>
          <w:szCs w:val="24"/>
        </w:rPr>
        <w:t>在图像中获取目标的图像坐标系坐标，利用交互矩阵建立摄像头的速度、角速度和图像目标偏差的矩阵运算关系，从而完成接下来的控制闭环。</w:t>
      </w:r>
      <w:r w:rsidR="00E80FCD">
        <w:rPr>
          <w:szCs w:val="24"/>
        </w:rPr>
        <w:t xml:space="preserve"> </w:t>
      </w:r>
    </w:p>
    <w:p w14:paraId="528CB4BE" w14:textId="3D86B7D6" w:rsidR="008D1E89" w:rsidRDefault="008D1E89" w:rsidP="00AB7018">
      <w:pPr>
        <w:pStyle w:val="3"/>
        <w:rPr>
          <w:rFonts w:ascii="宋体" w:hAnsi="宋体"/>
          <w:szCs w:val="24"/>
        </w:rPr>
      </w:pPr>
      <w:bookmarkStart w:id="28" w:name="_Toc8029057"/>
      <w:bookmarkStart w:id="29" w:name="_Toc9265358"/>
      <w:r>
        <w:rPr>
          <w:rFonts w:ascii="宋体" w:hAnsi="宋体" w:hint="eastAsia"/>
          <w:szCs w:val="24"/>
        </w:rPr>
        <w:t>1</w:t>
      </w:r>
      <w:r>
        <w:rPr>
          <w:rFonts w:ascii="宋体" w:hAnsi="宋体"/>
          <w:szCs w:val="24"/>
        </w:rPr>
        <w:t>.3.3</w:t>
      </w:r>
      <w:r>
        <w:rPr>
          <w:rFonts w:ascii="宋体" w:hAnsi="宋体" w:hint="eastAsia"/>
          <w:szCs w:val="24"/>
        </w:rPr>
        <w:t>带有视场角约束的制导律</w:t>
      </w:r>
      <w:bookmarkEnd w:id="28"/>
      <w:bookmarkEnd w:id="29"/>
    </w:p>
    <w:p w14:paraId="077FBB63" w14:textId="4DE026BA" w:rsidR="00DD0564" w:rsidRDefault="00F2616A" w:rsidP="00F2616A">
      <w:pPr>
        <w:autoSpaceDE w:val="0"/>
        <w:autoSpaceDN w:val="0"/>
        <w:adjustRightInd w:val="0"/>
        <w:ind w:firstLine="420"/>
        <w:jc w:val="left"/>
        <w:rPr>
          <w:szCs w:val="24"/>
        </w:rPr>
      </w:pPr>
      <w:r>
        <w:rPr>
          <w:rFonts w:ascii="宋体" w:hAnsi="宋体" w:hint="eastAsia"/>
          <w:szCs w:val="24"/>
        </w:rPr>
        <w:t>多旋翼基于视觉伺服的制导可以参考</w:t>
      </w:r>
      <w:r w:rsidR="00DD0564">
        <w:rPr>
          <w:szCs w:val="24"/>
        </w:rPr>
        <w:t>有视角约束的制导问题</w:t>
      </w:r>
      <w:r w:rsidR="00DD0564">
        <w:rPr>
          <w:rFonts w:hint="eastAsia"/>
          <w:szCs w:val="24"/>
        </w:rPr>
        <w:t>，</w:t>
      </w:r>
      <w:r>
        <w:rPr>
          <w:rFonts w:hint="eastAsia"/>
          <w:szCs w:val="24"/>
        </w:rPr>
        <w:t>因为多旋翼打击过程中需要保持目标在摄像头视域之内。</w:t>
      </w:r>
      <w:r w:rsidR="00DD0564">
        <w:rPr>
          <w:szCs w:val="24"/>
        </w:rPr>
        <w:t>可以通过研究导弹导引头带视角约束的末制导律设计</w:t>
      </w:r>
      <w:r w:rsidR="00DD0564">
        <w:rPr>
          <w:rFonts w:hint="eastAsia"/>
          <w:szCs w:val="24"/>
        </w:rPr>
        <w:t>，</w:t>
      </w:r>
      <w:proofErr w:type="gramStart"/>
      <w:r w:rsidR="00DD0564">
        <w:rPr>
          <w:szCs w:val="24"/>
        </w:rPr>
        <w:t>得到四</w:t>
      </w:r>
      <w:proofErr w:type="gramEnd"/>
      <w:r w:rsidR="00DD0564">
        <w:rPr>
          <w:szCs w:val="24"/>
        </w:rPr>
        <w:t>旋翼飞行器带有视角约束制导</w:t>
      </w:r>
      <w:proofErr w:type="gramStart"/>
      <w:r w:rsidR="00DD0564">
        <w:rPr>
          <w:szCs w:val="24"/>
        </w:rPr>
        <w:t>律设计</w:t>
      </w:r>
      <w:proofErr w:type="gramEnd"/>
      <w:r w:rsidR="00DD0564">
        <w:rPr>
          <w:szCs w:val="24"/>
        </w:rPr>
        <w:t>问题的解决思路</w:t>
      </w:r>
      <w:r w:rsidR="00DD0564">
        <w:rPr>
          <w:rFonts w:hint="eastAsia"/>
          <w:szCs w:val="24"/>
        </w:rPr>
        <w:t>。</w:t>
      </w:r>
    </w:p>
    <w:p w14:paraId="74476E12" w14:textId="543663EF" w:rsidR="008D1E89" w:rsidRPr="00F30958" w:rsidRDefault="00DD0564" w:rsidP="00F30958">
      <w:pPr>
        <w:autoSpaceDE w:val="0"/>
        <w:autoSpaceDN w:val="0"/>
        <w:adjustRightInd w:val="0"/>
        <w:jc w:val="left"/>
        <w:rPr>
          <w:szCs w:val="24"/>
        </w:rPr>
      </w:pPr>
      <w:r>
        <w:rPr>
          <w:szCs w:val="24"/>
        </w:rPr>
        <w:tab/>
      </w:r>
      <w:r w:rsidRPr="000D12CA">
        <w:rPr>
          <w:rFonts w:hint="eastAsia"/>
          <w:szCs w:val="24"/>
        </w:rPr>
        <w:t>文献</w:t>
      </w:r>
      <w:r w:rsidRPr="00E15944">
        <w:rPr>
          <w:rFonts w:hint="eastAsia"/>
          <w:szCs w:val="24"/>
          <w:vertAlign w:val="superscript"/>
        </w:rPr>
        <w:t>[</w:t>
      </w:r>
      <w:r w:rsidR="00387D8A" w:rsidRPr="00E15944">
        <w:rPr>
          <w:szCs w:val="24"/>
          <w:vertAlign w:val="superscript"/>
        </w:rPr>
        <w:t>17</w:t>
      </w:r>
      <w:r w:rsidRPr="00E15944">
        <w:rPr>
          <w:rFonts w:hint="eastAsia"/>
          <w:szCs w:val="24"/>
          <w:vertAlign w:val="superscript"/>
        </w:rPr>
        <w:t>]</w:t>
      </w:r>
      <w:r w:rsidRPr="000D12CA">
        <w:rPr>
          <w:rFonts w:hint="eastAsia"/>
          <w:szCs w:val="24"/>
        </w:rPr>
        <w:t>首次对导引头视场约束进行了讨论，该问题被</w:t>
      </w:r>
      <w:r w:rsidR="00F30958">
        <w:rPr>
          <w:rFonts w:hint="eastAsia"/>
          <w:szCs w:val="24"/>
        </w:rPr>
        <w:t>假设为</w:t>
      </w:r>
      <w:r w:rsidRPr="000D12CA">
        <w:rPr>
          <w:rFonts w:hint="eastAsia"/>
          <w:szCs w:val="24"/>
        </w:rPr>
        <w:t>非线性最优控制问题，</w:t>
      </w:r>
      <w:r w:rsidR="00F30958">
        <w:rPr>
          <w:rFonts w:hint="eastAsia"/>
          <w:szCs w:val="24"/>
        </w:rPr>
        <w:t>计算垂直于视角的</w:t>
      </w:r>
      <w:r w:rsidRPr="000D12CA">
        <w:rPr>
          <w:rFonts w:hint="eastAsia"/>
          <w:szCs w:val="24"/>
        </w:rPr>
        <w:t>速度和能量</w:t>
      </w:r>
      <w:r w:rsidR="00F30958">
        <w:rPr>
          <w:rFonts w:hint="eastAsia"/>
          <w:szCs w:val="24"/>
        </w:rPr>
        <w:t>，作为</w:t>
      </w:r>
      <w:r w:rsidRPr="000D12CA">
        <w:rPr>
          <w:rFonts w:hint="eastAsia"/>
          <w:szCs w:val="24"/>
        </w:rPr>
        <w:t>最优加权函数</w:t>
      </w:r>
      <w:r w:rsidR="00F30958">
        <w:rPr>
          <w:rFonts w:hint="eastAsia"/>
          <w:szCs w:val="24"/>
        </w:rPr>
        <w:t>。</w:t>
      </w:r>
      <w:r w:rsidRPr="000D12CA">
        <w:rPr>
          <w:rFonts w:hint="eastAsia"/>
          <w:szCs w:val="24"/>
        </w:rPr>
        <w:t>文献</w:t>
      </w:r>
      <w:r w:rsidRPr="00E15944">
        <w:rPr>
          <w:rFonts w:hint="eastAsia"/>
          <w:szCs w:val="24"/>
          <w:vertAlign w:val="superscript"/>
        </w:rPr>
        <w:t>[</w:t>
      </w:r>
      <w:r w:rsidR="00387D8A" w:rsidRPr="00E15944">
        <w:rPr>
          <w:szCs w:val="24"/>
          <w:vertAlign w:val="superscript"/>
        </w:rPr>
        <w:t>18</w:t>
      </w:r>
      <w:r w:rsidRPr="00E15944">
        <w:rPr>
          <w:rFonts w:hint="eastAsia"/>
          <w:szCs w:val="24"/>
          <w:vertAlign w:val="superscript"/>
        </w:rPr>
        <w:t>]</w:t>
      </w:r>
      <w:r w:rsidRPr="000D12CA">
        <w:rPr>
          <w:rFonts w:hint="eastAsia"/>
          <w:szCs w:val="24"/>
        </w:rPr>
        <w:t>仅考虑导引头视场约束，设计了两段</w:t>
      </w:r>
      <w:r w:rsidR="00F30958">
        <w:rPr>
          <w:rFonts w:hint="eastAsia"/>
          <w:szCs w:val="24"/>
        </w:rPr>
        <w:t>具有切换逻辑的</w:t>
      </w:r>
      <w:r w:rsidRPr="000D12CA">
        <w:rPr>
          <w:rFonts w:hint="eastAsia"/>
          <w:szCs w:val="24"/>
        </w:rPr>
        <w:t>制导律</w:t>
      </w:r>
      <w:r w:rsidR="00F30958">
        <w:rPr>
          <w:rFonts w:hint="eastAsia"/>
          <w:szCs w:val="24"/>
        </w:rPr>
        <w:t>，拼接成</w:t>
      </w:r>
      <w:r w:rsidRPr="000D12CA">
        <w:rPr>
          <w:rFonts w:hint="eastAsia"/>
          <w:szCs w:val="24"/>
        </w:rPr>
        <w:t>复合制导律，第一段</w:t>
      </w:r>
      <w:r w:rsidR="00F30958">
        <w:rPr>
          <w:rFonts w:hint="eastAsia"/>
          <w:szCs w:val="24"/>
        </w:rPr>
        <w:t>被称为</w:t>
      </w:r>
      <w:r w:rsidRPr="000D12CA">
        <w:rPr>
          <w:rFonts w:hint="eastAsia"/>
          <w:szCs w:val="24"/>
        </w:rPr>
        <w:t>原制导律，第二段为恒定目标视角制导律</w:t>
      </w:r>
      <w:r w:rsidR="00F30958">
        <w:rPr>
          <w:rFonts w:hint="eastAsia"/>
          <w:szCs w:val="24"/>
        </w:rPr>
        <w:t>。</w:t>
      </w:r>
      <w:r w:rsidRPr="000D12CA">
        <w:rPr>
          <w:rFonts w:hint="eastAsia"/>
          <w:szCs w:val="24"/>
        </w:rPr>
        <w:t>在此基础上，文献</w:t>
      </w:r>
      <w:r w:rsidRPr="00E15944">
        <w:rPr>
          <w:rFonts w:hint="eastAsia"/>
          <w:szCs w:val="24"/>
          <w:vertAlign w:val="superscript"/>
        </w:rPr>
        <w:t>[</w:t>
      </w:r>
      <w:r w:rsidRPr="00E15944">
        <w:rPr>
          <w:szCs w:val="24"/>
          <w:vertAlign w:val="superscript"/>
        </w:rPr>
        <w:t>1</w:t>
      </w:r>
      <w:r w:rsidR="00387D8A" w:rsidRPr="00E15944">
        <w:rPr>
          <w:szCs w:val="24"/>
          <w:vertAlign w:val="superscript"/>
        </w:rPr>
        <w:t>9</w:t>
      </w:r>
      <w:r w:rsidRPr="00E15944">
        <w:rPr>
          <w:rFonts w:hint="eastAsia"/>
          <w:szCs w:val="24"/>
          <w:vertAlign w:val="superscript"/>
        </w:rPr>
        <w:t>]</w:t>
      </w:r>
      <w:r w:rsidRPr="000D12CA">
        <w:rPr>
          <w:rFonts w:hint="eastAsia"/>
          <w:szCs w:val="24"/>
        </w:rPr>
        <w:t>设计了带有状态变量不等式约束的三段</w:t>
      </w:r>
      <w:r w:rsidR="00F30958">
        <w:rPr>
          <w:rFonts w:hint="eastAsia"/>
          <w:szCs w:val="24"/>
        </w:rPr>
        <w:t>复合</w:t>
      </w:r>
      <w:r w:rsidRPr="000D12CA">
        <w:rPr>
          <w:rFonts w:hint="eastAsia"/>
          <w:szCs w:val="24"/>
        </w:rPr>
        <w:t>制导律，第一段制导律</w:t>
      </w:r>
      <w:r w:rsidR="00F30958">
        <w:rPr>
          <w:rFonts w:hint="eastAsia"/>
          <w:szCs w:val="24"/>
        </w:rPr>
        <w:t>在</w:t>
      </w:r>
      <w:r w:rsidR="00F30958" w:rsidRPr="000D12CA">
        <w:rPr>
          <w:rFonts w:hint="eastAsia"/>
          <w:szCs w:val="24"/>
        </w:rPr>
        <w:t>初始阶段</w:t>
      </w:r>
      <w:r w:rsidRPr="000D12CA">
        <w:rPr>
          <w:rFonts w:hint="eastAsia"/>
          <w:szCs w:val="24"/>
        </w:rPr>
        <w:t>起作用</w:t>
      </w:r>
      <w:r w:rsidR="00F30958">
        <w:rPr>
          <w:rFonts w:hint="eastAsia"/>
          <w:szCs w:val="24"/>
        </w:rPr>
        <w:t>，目标是</w:t>
      </w:r>
      <w:r w:rsidRPr="000D12CA">
        <w:rPr>
          <w:rFonts w:hint="eastAsia"/>
          <w:szCs w:val="24"/>
        </w:rPr>
        <w:t>导引头</w:t>
      </w:r>
      <w:r w:rsidR="00F30958">
        <w:rPr>
          <w:rFonts w:hint="eastAsia"/>
          <w:szCs w:val="24"/>
        </w:rPr>
        <w:t>达到</w:t>
      </w:r>
      <w:r w:rsidRPr="000D12CA">
        <w:rPr>
          <w:rFonts w:hint="eastAsia"/>
          <w:szCs w:val="24"/>
        </w:rPr>
        <w:t>最大视角，第二段制导律</w:t>
      </w:r>
      <w:r w:rsidR="00F30958">
        <w:rPr>
          <w:rFonts w:hint="eastAsia"/>
          <w:szCs w:val="24"/>
        </w:rPr>
        <w:t>在</w:t>
      </w:r>
      <w:r w:rsidR="00F30958" w:rsidRPr="000D12CA">
        <w:rPr>
          <w:rFonts w:hint="eastAsia"/>
          <w:szCs w:val="24"/>
        </w:rPr>
        <w:t>中段</w:t>
      </w:r>
      <w:r w:rsidRPr="000D12CA">
        <w:rPr>
          <w:rFonts w:hint="eastAsia"/>
          <w:szCs w:val="24"/>
        </w:rPr>
        <w:t>起作用</w:t>
      </w:r>
      <w:r w:rsidR="00F30958">
        <w:rPr>
          <w:rFonts w:hint="eastAsia"/>
          <w:szCs w:val="24"/>
        </w:rPr>
        <w:t>，目标是</w:t>
      </w:r>
      <w:r w:rsidRPr="000D12CA">
        <w:rPr>
          <w:rFonts w:hint="eastAsia"/>
          <w:szCs w:val="24"/>
        </w:rPr>
        <w:t>导引头视角</w:t>
      </w:r>
      <w:r w:rsidR="00F30958">
        <w:rPr>
          <w:rFonts w:hint="eastAsia"/>
          <w:szCs w:val="24"/>
        </w:rPr>
        <w:t>始终</w:t>
      </w:r>
      <w:r w:rsidRPr="000D12CA">
        <w:rPr>
          <w:rFonts w:hint="eastAsia"/>
          <w:szCs w:val="24"/>
        </w:rPr>
        <w:t>保持在边界值</w:t>
      </w:r>
      <w:r w:rsidR="00F30958">
        <w:rPr>
          <w:rFonts w:hint="eastAsia"/>
          <w:szCs w:val="24"/>
        </w:rPr>
        <w:t>内</w:t>
      </w:r>
      <w:r w:rsidRPr="000D12CA">
        <w:rPr>
          <w:rFonts w:hint="eastAsia"/>
          <w:szCs w:val="24"/>
        </w:rPr>
        <w:t>，第三段制</w:t>
      </w:r>
      <w:r w:rsidRPr="000D12CA">
        <w:rPr>
          <w:rFonts w:hint="eastAsia"/>
          <w:szCs w:val="24"/>
        </w:rPr>
        <w:lastRenderedPageBreak/>
        <w:t>导律</w:t>
      </w:r>
      <w:r w:rsidR="00F30958">
        <w:rPr>
          <w:rFonts w:hint="eastAsia"/>
          <w:szCs w:val="24"/>
        </w:rPr>
        <w:t>在</w:t>
      </w:r>
      <w:r w:rsidR="00F30958" w:rsidRPr="000D12CA">
        <w:rPr>
          <w:rFonts w:hint="eastAsia"/>
          <w:szCs w:val="24"/>
        </w:rPr>
        <w:t>末段</w:t>
      </w:r>
      <w:r w:rsidRPr="000D12CA">
        <w:rPr>
          <w:rFonts w:hint="eastAsia"/>
          <w:szCs w:val="24"/>
        </w:rPr>
        <w:t>起作用</w:t>
      </w:r>
      <w:r w:rsidR="00F30958">
        <w:rPr>
          <w:rFonts w:hint="eastAsia"/>
          <w:szCs w:val="24"/>
        </w:rPr>
        <w:t>，目标是</w:t>
      </w:r>
      <w:r w:rsidRPr="000D12CA">
        <w:rPr>
          <w:rFonts w:hint="eastAsia"/>
          <w:szCs w:val="24"/>
        </w:rPr>
        <w:t>保证导弹以期望攻击角成功拦截目标。</w:t>
      </w:r>
    </w:p>
    <w:p w14:paraId="5E4C7614" w14:textId="0294DB84" w:rsidR="008D1E89" w:rsidRDefault="00602687" w:rsidP="00AB7018">
      <w:pPr>
        <w:pStyle w:val="3"/>
        <w:rPr>
          <w:rFonts w:ascii="宋体" w:hAnsi="宋体"/>
          <w:szCs w:val="24"/>
        </w:rPr>
      </w:pPr>
      <w:bookmarkStart w:id="30" w:name="_Toc8029058"/>
      <w:bookmarkStart w:id="31" w:name="_Toc9265359"/>
      <w:r>
        <w:rPr>
          <w:rFonts w:ascii="宋体" w:hAnsi="宋体" w:hint="eastAsia"/>
          <w:szCs w:val="24"/>
        </w:rPr>
        <w:t>1</w:t>
      </w:r>
      <w:r>
        <w:rPr>
          <w:rFonts w:ascii="宋体" w:hAnsi="宋体"/>
          <w:szCs w:val="24"/>
        </w:rPr>
        <w:t>.3.4</w:t>
      </w:r>
      <w:r>
        <w:rPr>
          <w:rFonts w:ascii="宋体" w:hAnsi="宋体" w:hint="eastAsia"/>
          <w:szCs w:val="24"/>
        </w:rPr>
        <w:t>小结</w:t>
      </w:r>
      <w:bookmarkEnd w:id="30"/>
      <w:bookmarkEnd w:id="31"/>
    </w:p>
    <w:p w14:paraId="23B5FA19" w14:textId="320AE497" w:rsidR="007141EA" w:rsidRPr="007141EA" w:rsidRDefault="007141EA" w:rsidP="007141EA">
      <w:r>
        <w:tab/>
      </w:r>
      <w:r w:rsidR="00B15335">
        <w:rPr>
          <w:rFonts w:hint="eastAsia"/>
        </w:rPr>
        <w:t>多旋翼飞行器平台可以容易地获取摄像头的图像信息，经过视觉伺服算法建立摄像头速度、角速度与图像坐标系中目标偏差的矩阵运算关系，因为摄像头固连在机架上，摄像头的运动状态可以近似的认为就是飞行器的运动状态。为了目标向图像中心收敛，可以考虑参考导弹的带视角约束的制导问题解决方案，据此获得期望的飞行器控制向量，可以完成控制闭环，基于图像的视觉伺服。</w:t>
      </w:r>
    </w:p>
    <w:p w14:paraId="1A2AC325" w14:textId="4AB52EED" w:rsidR="003C1B90" w:rsidRDefault="003C1B90" w:rsidP="00AB7018">
      <w:pPr>
        <w:pStyle w:val="2"/>
        <w:rPr>
          <w:rFonts w:ascii="宋体" w:hAnsi="宋体"/>
          <w:szCs w:val="24"/>
        </w:rPr>
      </w:pPr>
      <w:bookmarkStart w:id="32" w:name="_Toc8029059"/>
      <w:bookmarkStart w:id="33" w:name="_Toc9265360"/>
      <w:r>
        <w:rPr>
          <w:rFonts w:ascii="宋体" w:hAnsi="宋体" w:hint="eastAsia"/>
          <w:szCs w:val="24"/>
        </w:rPr>
        <w:t>1</w:t>
      </w:r>
      <w:r>
        <w:rPr>
          <w:rFonts w:ascii="宋体" w:hAnsi="宋体"/>
          <w:szCs w:val="24"/>
        </w:rPr>
        <w:t>.4</w:t>
      </w:r>
      <w:r>
        <w:rPr>
          <w:rFonts w:ascii="宋体" w:hAnsi="宋体" w:hint="eastAsia"/>
          <w:szCs w:val="24"/>
        </w:rPr>
        <w:t>研究目标与研究内容</w:t>
      </w:r>
      <w:bookmarkEnd w:id="32"/>
      <w:bookmarkEnd w:id="33"/>
    </w:p>
    <w:p w14:paraId="23D61AC2" w14:textId="4CDE11D7" w:rsidR="003C1B90" w:rsidRDefault="003C1B90" w:rsidP="00663AFF">
      <w:pPr>
        <w:rPr>
          <w:rFonts w:ascii="宋体" w:hAnsi="宋体"/>
          <w:szCs w:val="24"/>
        </w:rPr>
      </w:pPr>
      <w:r>
        <w:rPr>
          <w:rFonts w:ascii="宋体" w:hAnsi="宋体"/>
          <w:szCs w:val="24"/>
        </w:rPr>
        <w:tab/>
      </w:r>
      <w:r>
        <w:rPr>
          <w:rFonts w:ascii="宋体" w:hAnsi="宋体" w:hint="eastAsia"/>
          <w:szCs w:val="24"/>
        </w:rPr>
        <w:t>本节将列出本文的研究目标与研究内容，下面将分别描述。</w:t>
      </w:r>
    </w:p>
    <w:p w14:paraId="7B62D40E" w14:textId="7E6970B5" w:rsidR="003C1B90" w:rsidRDefault="003C1B90" w:rsidP="00AB7018">
      <w:pPr>
        <w:pStyle w:val="3"/>
      </w:pPr>
      <w:bookmarkStart w:id="34" w:name="_Toc8029060"/>
      <w:bookmarkStart w:id="35" w:name="_Toc9265361"/>
      <w:r>
        <w:rPr>
          <w:rFonts w:hint="eastAsia"/>
        </w:rPr>
        <w:t>1</w:t>
      </w:r>
      <w:r>
        <w:t>.4.1</w:t>
      </w:r>
      <w:r>
        <w:rPr>
          <w:rFonts w:hint="eastAsia"/>
        </w:rPr>
        <w:t>研究目标</w:t>
      </w:r>
      <w:bookmarkEnd w:id="34"/>
      <w:bookmarkEnd w:id="35"/>
    </w:p>
    <w:p w14:paraId="14CF47A7" w14:textId="3926D09D" w:rsidR="003C1B90" w:rsidRDefault="003C1B90" w:rsidP="003C1B90">
      <w:pPr>
        <w:ind w:firstLine="420"/>
        <w:rPr>
          <w:szCs w:val="24"/>
        </w:rPr>
      </w:pPr>
      <w:r>
        <w:rPr>
          <w:rFonts w:hint="eastAsia"/>
          <w:szCs w:val="24"/>
        </w:rPr>
        <w:t>研究目标是实现</w:t>
      </w:r>
      <w:r w:rsidR="0037585D">
        <w:rPr>
          <w:rFonts w:hint="eastAsia"/>
          <w:szCs w:val="24"/>
        </w:rPr>
        <w:t>多旋翼</w:t>
      </w:r>
      <w:r>
        <w:rPr>
          <w:rFonts w:hint="eastAsia"/>
          <w:szCs w:val="24"/>
        </w:rPr>
        <w:t>飞行器基于视觉伺服的近距离攻击控制，设计制导律并且完成整个过程的仿真。具体可以分为以下几个目标：</w:t>
      </w:r>
    </w:p>
    <w:p w14:paraId="180373BE" w14:textId="466302A3" w:rsidR="006970A3" w:rsidRPr="006970A3" w:rsidRDefault="003C1B90" w:rsidP="006970A3">
      <w:pPr>
        <w:pStyle w:val="af4"/>
        <w:numPr>
          <w:ilvl w:val="0"/>
          <w:numId w:val="10"/>
        </w:numPr>
        <w:ind w:firstLineChars="0"/>
        <w:rPr>
          <w:szCs w:val="24"/>
        </w:rPr>
      </w:pPr>
      <w:r w:rsidRPr="006970A3">
        <w:rPr>
          <w:rFonts w:hint="eastAsia"/>
          <w:szCs w:val="24"/>
        </w:rPr>
        <w:t>建立</w:t>
      </w:r>
      <w:r w:rsidR="006970A3" w:rsidRPr="006970A3">
        <w:rPr>
          <w:rFonts w:hint="eastAsia"/>
          <w:szCs w:val="24"/>
        </w:rPr>
        <w:t>多</w:t>
      </w:r>
      <w:r w:rsidRPr="006970A3">
        <w:rPr>
          <w:rFonts w:hint="eastAsia"/>
          <w:szCs w:val="24"/>
        </w:rPr>
        <w:t>旋翼飞行器运动和通道模型，视觉成像和视觉伺服模型</w:t>
      </w:r>
      <w:r w:rsidR="006970A3" w:rsidRPr="006970A3">
        <w:rPr>
          <w:rFonts w:hint="eastAsia"/>
          <w:szCs w:val="24"/>
        </w:rPr>
        <w:t>。</w:t>
      </w:r>
    </w:p>
    <w:p w14:paraId="61807341" w14:textId="1BB2A607" w:rsidR="006970A3" w:rsidRDefault="006970A3" w:rsidP="006970A3">
      <w:pPr>
        <w:pStyle w:val="af4"/>
        <w:numPr>
          <w:ilvl w:val="0"/>
          <w:numId w:val="10"/>
        </w:numPr>
        <w:ind w:firstLineChars="0"/>
        <w:rPr>
          <w:szCs w:val="24"/>
        </w:rPr>
      </w:pPr>
      <w:r>
        <w:rPr>
          <w:rFonts w:hint="eastAsia"/>
          <w:szCs w:val="24"/>
        </w:rPr>
        <w:t>选取图像追踪算法，根据数学模型分别设计</w:t>
      </w:r>
      <w:r w:rsidR="007F685D">
        <w:rPr>
          <w:rFonts w:hint="eastAsia"/>
          <w:szCs w:val="24"/>
        </w:rPr>
        <w:t>竖直平面</w:t>
      </w:r>
      <w:r>
        <w:rPr>
          <w:rFonts w:hint="eastAsia"/>
          <w:szCs w:val="24"/>
        </w:rPr>
        <w:t>和水平面上视觉伺服实验公式</w:t>
      </w:r>
    </w:p>
    <w:p w14:paraId="5FD050B6" w14:textId="12638478" w:rsidR="00711298" w:rsidRDefault="00711298" w:rsidP="006970A3">
      <w:pPr>
        <w:pStyle w:val="af4"/>
        <w:numPr>
          <w:ilvl w:val="0"/>
          <w:numId w:val="10"/>
        </w:numPr>
        <w:ind w:firstLineChars="0"/>
        <w:rPr>
          <w:szCs w:val="24"/>
        </w:rPr>
      </w:pPr>
      <w:r>
        <w:rPr>
          <w:rFonts w:hint="eastAsia"/>
          <w:szCs w:val="24"/>
        </w:rPr>
        <w:t>在</w:t>
      </w:r>
      <w:r w:rsidR="00CF75D0">
        <w:rPr>
          <w:rFonts w:hint="eastAsia"/>
          <w:szCs w:val="24"/>
        </w:rPr>
        <w:t>MATLAB</w:t>
      </w:r>
      <w:r>
        <w:rPr>
          <w:rFonts w:hint="eastAsia"/>
          <w:szCs w:val="24"/>
        </w:rPr>
        <w:t>上设计控制器并设计示意仿真实验，验证公式的正确性并比较偏差，分析示意实验中各参数的作用和影响</w:t>
      </w:r>
      <w:r w:rsidR="00C614F0">
        <w:rPr>
          <w:rFonts w:hint="eastAsia"/>
          <w:szCs w:val="24"/>
        </w:rPr>
        <w:t>，指导之后实验中的参数选取</w:t>
      </w:r>
      <w:r>
        <w:rPr>
          <w:rFonts w:hint="eastAsia"/>
          <w:szCs w:val="24"/>
        </w:rPr>
        <w:t>。</w:t>
      </w:r>
    </w:p>
    <w:p w14:paraId="3110BD9B" w14:textId="3AB2A5B6" w:rsidR="00711298" w:rsidRDefault="00711298" w:rsidP="006970A3">
      <w:pPr>
        <w:pStyle w:val="af4"/>
        <w:numPr>
          <w:ilvl w:val="0"/>
          <w:numId w:val="10"/>
        </w:numPr>
        <w:ind w:firstLineChars="0"/>
        <w:rPr>
          <w:szCs w:val="24"/>
        </w:rPr>
      </w:pPr>
      <w:r>
        <w:rPr>
          <w:rFonts w:hint="eastAsia"/>
          <w:szCs w:val="24"/>
        </w:rPr>
        <w:t>基于推导的公式需求</w:t>
      </w:r>
      <w:r w:rsidR="00D03AC7">
        <w:rPr>
          <w:rFonts w:hint="eastAsia"/>
          <w:szCs w:val="24"/>
        </w:rPr>
        <w:t>，</w:t>
      </w:r>
      <w:r>
        <w:rPr>
          <w:rFonts w:hint="eastAsia"/>
          <w:szCs w:val="24"/>
        </w:rPr>
        <w:t>修改</w:t>
      </w:r>
      <w:r w:rsidR="00D03AC7">
        <w:rPr>
          <w:rFonts w:hint="eastAsia"/>
          <w:szCs w:val="24"/>
        </w:rPr>
        <w:t>实验室搭建</w:t>
      </w:r>
      <w:r>
        <w:rPr>
          <w:rFonts w:hint="eastAsia"/>
          <w:szCs w:val="24"/>
        </w:rPr>
        <w:t>的</w:t>
      </w:r>
      <w:r w:rsidR="00CF75D0">
        <w:rPr>
          <w:rFonts w:hint="eastAsia"/>
          <w:szCs w:val="24"/>
        </w:rPr>
        <w:t>MATLAB</w:t>
      </w:r>
      <w:r>
        <w:rPr>
          <w:rFonts w:hint="eastAsia"/>
          <w:szCs w:val="24"/>
        </w:rPr>
        <w:t>/S</w:t>
      </w:r>
      <w:r>
        <w:rPr>
          <w:szCs w:val="24"/>
        </w:rPr>
        <w:t>imulink</w:t>
      </w:r>
      <w:r>
        <w:rPr>
          <w:rFonts w:hint="eastAsia"/>
          <w:szCs w:val="24"/>
        </w:rPr>
        <w:t>平台多</w:t>
      </w:r>
      <w:r>
        <w:rPr>
          <w:szCs w:val="24"/>
        </w:rPr>
        <w:t>旋翼模型</w:t>
      </w:r>
      <w:r w:rsidR="00D03AC7">
        <w:rPr>
          <w:rFonts w:hint="eastAsia"/>
          <w:szCs w:val="24"/>
        </w:rPr>
        <w:t>输入向量和一系列内部模块</w:t>
      </w:r>
      <w:r>
        <w:rPr>
          <w:rFonts w:hint="eastAsia"/>
          <w:szCs w:val="24"/>
        </w:rPr>
        <w:t>，使用</w:t>
      </w:r>
      <w:r w:rsidRPr="00145AEF">
        <w:rPr>
          <w:szCs w:val="24"/>
        </w:rPr>
        <w:t>VRML</w:t>
      </w:r>
      <w:r>
        <w:rPr>
          <w:rFonts w:hint="eastAsia"/>
          <w:szCs w:val="24"/>
        </w:rPr>
        <w:t xml:space="preserve"> </w:t>
      </w:r>
      <w:r>
        <w:rPr>
          <w:rFonts w:hint="eastAsia"/>
          <w:szCs w:val="24"/>
        </w:rPr>
        <w:t>搭建仿真环境，并用结合</w:t>
      </w:r>
      <w:r>
        <w:rPr>
          <w:rFonts w:hint="eastAsia"/>
          <w:szCs w:val="24"/>
        </w:rPr>
        <w:t>VR</w:t>
      </w:r>
      <w:r>
        <w:rPr>
          <w:rFonts w:hint="eastAsia"/>
          <w:szCs w:val="24"/>
        </w:rPr>
        <w:t>工具库获取图像，完成</w:t>
      </w:r>
      <w:r w:rsidR="00CF75D0">
        <w:rPr>
          <w:rFonts w:hint="eastAsia"/>
          <w:szCs w:val="24"/>
        </w:rPr>
        <w:t>MATLAB</w:t>
      </w:r>
      <w:r>
        <w:rPr>
          <w:rFonts w:hint="eastAsia"/>
          <w:szCs w:val="24"/>
        </w:rPr>
        <w:t>/S</w:t>
      </w:r>
      <w:r>
        <w:rPr>
          <w:szCs w:val="24"/>
        </w:rPr>
        <w:t>imulink</w:t>
      </w:r>
      <w:r>
        <w:rPr>
          <w:rFonts w:hint="eastAsia"/>
          <w:szCs w:val="24"/>
        </w:rPr>
        <w:t>上的三维视觉伺服仿真。</w:t>
      </w:r>
    </w:p>
    <w:p w14:paraId="710A4EC5" w14:textId="7CC68F8C" w:rsidR="00711298" w:rsidRPr="006970A3" w:rsidRDefault="00711298" w:rsidP="006970A3">
      <w:pPr>
        <w:pStyle w:val="af4"/>
        <w:numPr>
          <w:ilvl w:val="0"/>
          <w:numId w:val="10"/>
        </w:numPr>
        <w:ind w:firstLineChars="0"/>
        <w:rPr>
          <w:szCs w:val="24"/>
        </w:rPr>
      </w:pPr>
      <w:r>
        <w:rPr>
          <w:rFonts w:hint="eastAsia"/>
          <w:szCs w:val="24"/>
        </w:rPr>
        <w:t>评价方法完成情况和效率。</w:t>
      </w:r>
    </w:p>
    <w:p w14:paraId="0706F0FA" w14:textId="144B0446" w:rsidR="003C1B90" w:rsidRDefault="003C1B90" w:rsidP="00AB7018">
      <w:pPr>
        <w:pStyle w:val="3"/>
        <w:rPr>
          <w:rFonts w:ascii="宋体" w:hAnsi="宋体"/>
          <w:szCs w:val="24"/>
        </w:rPr>
      </w:pPr>
      <w:bookmarkStart w:id="36" w:name="_Toc8029061"/>
      <w:bookmarkStart w:id="37" w:name="_Toc9265362"/>
      <w:r>
        <w:rPr>
          <w:rFonts w:ascii="宋体" w:hAnsi="宋体" w:hint="eastAsia"/>
          <w:szCs w:val="24"/>
        </w:rPr>
        <w:t>1</w:t>
      </w:r>
      <w:r>
        <w:rPr>
          <w:rFonts w:ascii="宋体" w:hAnsi="宋体"/>
          <w:szCs w:val="24"/>
        </w:rPr>
        <w:t>.4.2</w:t>
      </w:r>
      <w:r>
        <w:rPr>
          <w:rFonts w:ascii="宋体" w:hAnsi="宋体" w:hint="eastAsia"/>
          <w:szCs w:val="24"/>
        </w:rPr>
        <w:t>研究内容</w:t>
      </w:r>
      <w:bookmarkEnd w:id="36"/>
      <w:bookmarkEnd w:id="37"/>
    </w:p>
    <w:p w14:paraId="1CEFB564" w14:textId="0279A260"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.4.2.1</w:t>
      </w:r>
      <w:r w:rsidR="003C1B90">
        <w:rPr>
          <w:rFonts w:ascii="宋体" w:hAnsi="宋体" w:hint="eastAsia"/>
          <w:szCs w:val="24"/>
        </w:rPr>
        <w:t>研究内容简介</w:t>
      </w:r>
    </w:p>
    <w:p w14:paraId="37D11DCB" w14:textId="44DADB58" w:rsidR="004208E3" w:rsidRDefault="008B236B" w:rsidP="00663AFF">
      <w:pPr>
        <w:rPr>
          <w:rFonts w:ascii="宋体" w:hAnsi="宋体"/>
          <w:szCs w:val="24"/>
        </w:rPr>
      </w:pPr>
      <w:r>
        <w:rPr>
          <w:rFonts w:ascii="宋体" w:hAnsi="宋体"/>
          <w:szCs w:val="24"/>
        </w:rPr>
        <w:tab/>
      </w:r>
      <w:r>
        <w:rPr>
          <w:rFonts w:ascii="宋体" w:hAnsi="宋体" w:hint="eastAsia"/>
          <w:szCs w:val="24"/>
        </w:rPr>
        <w:t>本文描述的应用场景是，具有固连</w:t>
      </w:r>
      <w:r w:rsidR="00D60047">
        <w:rPr>
          <w:rFonts w:ascii="宋体" w:hAnsi="宋体" w:hint="eastAsia"/>
          <w:szCs w:val="24"/>
        </w:rPr>
        <w:t>在</w:t>
      </w:r>
      <w:r>
        <w:rPr>
          <w:rFonts w:ascii="宋体" w:hAnsi="宋体" w:hint="eastAsia"/>
          <w:szCs w:val="24"/>
        </w:rPr>
        <w:t>其机架摄像头地多旋翼无人飞行器利用视觉伺服算法追踪以不同方式运动的目标</w:t>
      </w:r>
      <w:r w:rsidR="004208E3">
        <w:rPr>
          <w:rFonts w:ascii="宋体" w:hAnsi="宋体" w:hint="eastAsia"/>
          <w:szCs w:val="24"/>
        </w:rPr>
        <w:t>。</w:t>
      </w:r>
    </w:p>
    <w:p w14:paraId="3D1434CA" w14:textId="70C5B8CF" w:rsidR="004208E3" w:rsidRDefault="004208E3" w:rsidP="004208E3">
      <w:pPr>
        <w:ind w:firstLine="420"/>
        <w:rPr>
          <w:rFonts w:ascii="宋体" w:hAnsi="宋体"/>
          <w:szCs w:val="24"/>
        </w:rPr>
      </w:pPr>
      <w:r>
        <w:rPr>
          <w:rFonts w:ascii="宋体" w:hAnsi="宋体" w:hint="eastAsia"/>
          <w:szCs w:val="24"/>
        </w:rPr>
        <w:lastRenderedPageBreak/>
        <w:t>研究流程：</w:t>
      </w:r>
      <w:r w:rsidR="008B236B">
        <w:rPr>
          <w:rFonts w:ascii="宋体" w:hAnsi="宋体" w:hint="eastAsia"/>
          <w:szCs w:val="24"/>
        </w:rPr>
        <w:t>多旋翼飞行器平台可以容易地获得图像信息，</w:t>
      </w:r>
      <w:r>
        <w:rPr>
          <w:rFonts w:ascii="宋体" w:hAnsi="宋体" w:hint="eastAsia"/>
          <w:szCs w:val="24"/>
        </w:rPr>
        <w:t>利用已有的图像追踪算法追踪目标在图像坐标系中的坐标，将图像坐标偏差输入到视觉伺服控制器中，控制器输出多旋翼飞行器的控制向量，改变多旋翼位姿，因为摄像头与飞行器固连，即改变了摄像头视角和目标的图像坐标位置，从而完成反馈，形成控制闭环，令目标向图像中心收敛并追踪目标移动。</w:t>
      </w:r>
      <w:r w:rsidR="00BE62BC">
        <w:rPr>
          <w:rFonts w:ascii="宋体" w:hAnsi="宋体" w:hint="eastAsia"/>
          <w:szCs w:val="24"/>
        </w:rPr>
        <w:t>控制整体流程框架如图</w:t>
      </w:r>
      <w:r w:rsidR="00E15944">
        <w:rPr>
          <w:rFonts w:hint="eastAsia"/>
          <w:szCs w:val="24"/>
        </w:rPr>
        <w:t>1.4</w:t>
      </w:r>
      <w:r w:rsidR="0052302D">
        <w:rPr>
          <w:rFonts w:ascii="宋体" w:hAnsi="宋体" w:hint="eastAsia"/>
          <w:szCs w:val="24"/>
        </w:rPr>
        <w:t>。</w:t>
      </w:r>
    </w:p>
    <w:p w14:paraId="5F7C6AD4" w14:textId="0F51A689" w:rsidR="00BE62BC" w:rsidRDefault="00BE62BC" w:rsidP="008E1F87">
      <w:pPr>
        <w:ind w:firstLine="420"/>
        <w:jc w:val="center"/>
        <w:rPr>
          <w:rFonts w:ascii="宋体" w:hAnsi="宋体"/>
          <w:szCs w:val="24"/>
        </w:rPr>
      </w:pPr>
      <w:r>
        <w:rPr>
          <w:noProof/>
        </w:rPr>
        <w:drawing>
          <wp:inline distT="0" distB="0" distL="0" distR="0" wp14:anchorId="76768149" wp14:editId="16809038">
            <wp:extent cx="5189760" cy="33051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4215" cy="3314381"/>
                    </a:xfrm>
                    <a:prstGeom prst="rect">
                      <a:avLst/>
                    </a:prstGeom>
                  </pic:spPr>
                </pic:pic>
              </a:graphicData>
            </a:graphic>
          </wp:inline>
        </w:drawing>
      </w:r>
    </w:p>
    <w:p w14:paraId="4A6E92FC" w14:textId="47C0363A" w:rsidR="00BE62BC" w:rsidRPr="008E1F87" w:rsidRDefault="00BE62BC" w:rsidP="00BE62BC">
      <w:pPr>
        <w:jc w:val="center"/>
        <w:rPr>
          <w:rFonts w:ascii="宋体" w:hAnsi="宋体"/>
          <w:sz w:val="21"/>
          <w:szCs w:val="21"/>
        </w:rPr>
      </w:pPr>
      <w:r w:rsidRPr="008E1F87">
        <w:rPr>
          <w:rFonts w:ascii="宋体" w:hAnsi="宋体"/>
          <w:kern w:val="0"/>
          <w:sz w:val="21"/>
          <w:szCs w:val="21"/>
        </w:rPr>
        <w:t>图</w:t>
      </w:r>
      <w:r w:rsidR="00E15944">
        <w:rPr>
          <w:rFonts w:hint="eastAsia"/>
          <w:kern w:val="0"/>
          <w:sz w:val="21"/>
          <w:szCs w:val="21"/>
        </w:rPr>
        <w:t>1.4</w:t>
      </w:r>
      <w:r w:rsidRPr="008E1F87">
        <w:rPr>
          <w:rFonts w:ascii="宋体" w:hAnsi="宋体"/>
          <w:kern w:val="0"/>
          <w:sz w:val="21"/>
          <w:szCs w:val="21"/>
        </w:rPr>
        <w:t xml:space="preserve"> </w:t>
      </w:r>
      <w:r w:rsidRPr="008E1F87">
        <w:rPr>
          <w:rFonts w:ascii="宋体" w:hAnsi="宋体" w:hint="eastAsia"/>
          <w:kern w:val="0"/>
          <w:sz w:val="21"/>
          <w:szCs w:val="21"/>
        </w:rPr>
        <w:t>控制整体框架</w:t>
      </w:r>
    </w:p>
    <w:p w14:paraId="5ED31DF6" w14:textId="2D35C2B8" w:rsidR="003F2FAE" w:rsidRPr="00BE62BC" w:rsidRDefault="004208E3" w:rsidP="00BE62BC">
      <w:pPr>
        <w:ind w:firstLine="420"/>
        <w:rPr>
          <w:rFonts w:ascii="宋体" w:hAnsi="宋体"/>
          <w:szCs w:val="24"/>
        </w:rPr>
      </w:pPr>
      <w:r>
        <w:rPr>
          <w:rFonts w:ascii="宋体" w:hAnsi="宋体" w:hint="eastAsia"/>
          <w:szCs w:val="24"/>
        </w:rPr>
        <w:t>本文重点在于控制算法，即视觉伺服部分的设计、编写、仿真和效果评价，因为目前视觉跟踪算法已经很多并且很成熟，所以不作为本文研究的重点，只需要在应用时选取已有图像追踪算法。</w:t>
      </w:r>
    </w:p>
    <w:p w14:paraId="3062B5DB" w14:textId="39888C3F"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.4.2.2</w:t>
      </w:r>
      <w:r w:rsidR="003C1B90">
        <w:rPr>
          <w:rFonts w:ascii="宋体" w:hAnsi="宋体" w:hint="eastAsia"/>
          <w:szCs w:val="24"/>
        </w:rPr>
        <w:t>研究内容解析</w:t>
      </w:r>
    </w:p>
    <w:p w14:paraId="27492B3C" w14:textId="77777777" w:rsidR="003C1B90" w:rsidRDefault="003C1B90" w:rsidP="003C1B90">
      <w:pPr>
        <w:rPr>
          <w:szCs w:val="24"/>
        </w:rPr>
      </w:pPr>
      <w:r>
        <w:rPr>
          <w:rFonts w:hint="eastAsia"/>
          <w:szCs w:val="24"/>
        </w:rPr>
        <w:t>（</w:t>
      </w:r>
      <w:r>
        <w:rPr>
          <w:rFonts w:hint="eastAsia"/>
          <w:szCs w:val="24"/>
        </w:rPr>
        <w:t>1</w:t>
      </w:r>
      <w:r>
        <w:rPr>
          <w:rFonts w:hint="eastAsia"/>
          <w:szCs w:val="24"/>
        </w:rPr>
        <w:t>）建立数学模型</w:t>
      </w:r>
    </w:p>
    <w:p w14:paraId="3D0C6E78" w14:textId="10B7E0B4" w:rsidR="003C1B90" w:rsidRDefault="003C1B90" w:rsidP="003C1B90">
      <w:pPr>
        <w:ind w:firstLine="420"/>
        <w:rPr>
          <w:szCs w:val="24"/>
        </w:rPr>
      </w:pPr>
      <w:r>
        <w:rPr>
          <w:rFonts w:hint="eastAsia"/>
          <w:szCs w:val="24"/>
        </w:rPr>
        <w:t>1</w:t>
      </w:r>
      <w:r>
        <w:rPr>
          <w:szCs w:val="24"/>
        </w:rPr>
        <w:t>.</w:t>
      </w:r>
      <w:r>
        <w:rPr>
          <w:szCs w:val="24"/>
        </w:rPr>
        <w:t>研究</w:t>
      </w:r>
      <w:r w:rsidR="00C614F0">
        <w:rPr>
          <w:rFonts w:hint="eastAsia"/>
          <w:szCs w:val="24"/>
        </w:rPr>
        <w:t>多</w:t>
      </w:r>
      <w:r>
        <w:rPr>
          <w:szCs w:val="24"/>
        </w:rPr>
        <w:t>旋翼飞行器运动模型和通道模型</w:t>
      </w:r>
      <w:r>
        <w:rPr>
          <w:rFonts w:hint="eastAsia"/>
          <w:szCs w:val="24"/>
        </w:rPr>
        <w:t>，</w:t>
      </w:r>
      <w:r>
        <w:rPr>
          <w:szCs w:val="24"/>
        </w:rPr>
        <w:t>对非线性模型新型适当线性化简化和线性化处理</w:t>
      </w:r>
      <w:r>
        <w:rPr>
          <w:rFonts w:hint="eastAsia"/>
          <w:szCs w:val="24"/>
        </w:rPr>
        <w:t>，</w:t>
      </w:r>
      <w:r>
        <w:rPr>
          <w:szCs w:val="24"/>
        </w:rPr>
        <w:t>最终得到</w:t>
      </w:r>
      <w:r w:rsidR="0037585D">
        <w:rPr>
          <w:szCs w:val="24"/>
        </w:rPr>
        <w:t>多旋翼</w:t>
      </w:r>
      <w:r>
        <w:rPr>
          <w:szCs w:val="24"/>
        </w:rPr>
        <w:t>的水平通道模型</w:t>
      </w:r>
      <w:r w:rsidR="00CA0781">
        <w:rPr>
          <w:rFonts w:hint="eastAsia"/>
          <w:szCs w:val="24"/>
        </w:rPr>
        <w:t>、</w:t>
      </w:r>
      <w:r>
        <w:rPr>
          <w:szCs w:val="24"/>
        </w:rPr>
        <w:t>高度通道模型</w:t>
      </w:r>
      <w:r w:rsidR="00CA0781">
        <w:rPr>
          <w:rFonts w:hint="eastAsia"/>
          <w:szCs w:val="24"/>
        </w:rPr>
        <w:t>和姿态模型</w:t>
      </w:r>
      <w:r>
        <w:rPr>
          <w:rFonts w:hint="eastAsia"/>
          <w:szCs w:val="24"/>
        </w:rPr>
        <w:t>。</w:t>
      </w:r>
    </w:p>
    <w:p w14:paraId="20F6CAFC" w14:textId="7F102AE0" w:rsidR="003C1B90" w:rsidRDefault="003C1B90" w:rsidP="003C1B90">
      <w:pPr>
        <w:ind w:firstLine="420"/>
        <w:rPr>
          <w:szCs w:val="24"/>
        </w:rPr>
      </w:pPr>
      <w:r>
        <w:rPr>
          <w:rFonts w:hint="eastAsia"/>
          <w:szCs w:val="24"/>
        </w:rPr>
        <w:t>2</w:t>
      </w:r>
      <w:r>
        <w:rPr>
          <w:szCs w:val="24"/>
        </w:rPr>
        <w:t>.</w:t>
      </w:r>
      <w:r>
        <w:rPr>
          <w:szCs w:val="24"/>
        </w:rPr>
        <w:t>研究视觉成像模型</w:t>
      </w:r>
      <w:r>
        <w:rPr>
          <w:rFonts w:hint="eastAsia"/>
          <w:szCs w:val="24"/>
        </w:rPr>
        <w:t>，</w:t>
      </w:r>
      <w:r w:rsidR="00CA0781">
        <w:rPr>
          <w:rFonts w:hint="eastAsia"/>
          <w:szCs w:val="24"/>
        </w:rPr>
        <w:t>通过针孔模型确定物理图像坐标系和世界坐标系转换关系。</w:t>
      </w:r>
    </w:p>
    <w:p w14:paraId="36D5F3C6" w14:textId="7B2D51E9" w:rsidR="003C1B90" w:rsidRDefault="003C1B90" w:rsidP="003C1B90">
      <w:pPr>
        <w:ind w:firstLine="420"/>
        <w:rPr>
          <w:szCs w:val="24"/>
        </w:rPr>
      </w:pPr>
      <w:r>
        <w:rPr>
          <w:rFonts w:hint="eastAsia"/>
          <w:szCs w:val="24"/>
        </w:rPr>
        <w:t>3</w:t>
      </w:r>
      <w:r>
        <w:rPr>
          <w:szCs w:val="24"/>
        </w:rPr>
        <w:t>.</w:t>
      </w:r>
      <w:r>
        <w:rPr>
          <w:szCs w:val="24"/>
        </w:rPr>
        <w:t>研究视觉伺服模型</w:t>
      </w:r>
      <w:r>
        <w:rPr>
          <w:rFonts w:hint="eastAsia"/>
          <w:szCs w:val="24"/>
        </w:rPr>
        <w:t>，通过</w:t>
      </w:r>
      <w:r w:rsidR="00CA0781">
        <w:rPr>
          <w:rFonts w:hint="eastAsia"/>
          <w:szCs w:val="24"/>
        </w:rPr>
        <w:t>摄像机模型推导图像坐标系坐标和相机坐标系坐标转换关系，得到</w:t>
      </w:r>
      <w:proofErr w:type="gramStart"/>
      <w:r w:rsidR="00CA0781">
        <w:rPr>
          <w:rFonts w:hint="eastAsia"/>
          <w:szCs w:val="24"/>
        </w:rPr>
        <w:t>雅阁比矩阵</w:t>
      </w:r>
      <w:proofErr w:type="gramEnd"/>
      <w:r w:rsidR="00CA0781">
        <w:rPr>
          <w:rFonts w:hint="eastAsia"/>
          <w:szCs w:val="24"/>
        </w:rPr>
        <w:t>，并根据水平竖直分解后的运动公式，得到水平竖直化简后的</w:t>
      </w:r>
      <w:proofErr w:type="gramStart"/>
      <w:r w:rsidR="00CA0781">
        <w:rPr>
          <w:rFonts w:hint="eastAsia"/>
          <w:szCs w:val="24"/>
        </w:rPr>
        <w:t>雅</w:t>
      </w:r>
      <w:r w:rsidR="00CA0781">
        <w:rPr>
          <w:rFonts w:hint="eastAsia"/>
          <w:szCs w:val="24"/>
        </w:rPr>
        <w:lastRenderedPageBreak/>
        <w:t>阁比矩阵</w:t>
      </w:r>
      <w:proofErr w:type="gramEnd"/>
      <w:r w:rsidR="00CA0781">
        <w:rPr>
          <w:rFonts w:hint="eastAsia"/>
          <w:szCs w:val="24"/>
        </w:rPr>
        <w:t>。</w:t>
      </w:r>
    </w:p>
    <w:p w14:paraId="14AC44F8" w14:textId="1F409504" w:rsidR="00CA0781" w:rsidRDefault="00CA0781" w:rsidP="00CA0781">
      <w:pPr>
        <w:rPr>
          <w:szCs w:val="24"/>
        </w:rPr>
      </w:pPr>
      <w:r>
        <w:rPr>
          <w:rFonts w:hint="eastAsia"/>
          <w:szCs w:val="24"/>
        </w:rPr>
        <w:t>（</w:t>
      </w:r>
      <w:r>
        <w:rPr>
          <w:rFonts w:hint="eastAsia"/>
          <w:szCs w:val="24"/>
        </w:rPr>
        <w:t>2</w:t>
      </w:r>
      <w:r>
        <w:rPr>
          <w:rFonts w:hint="eastAsia"/>
          <w:szCs w:val="24"/>
        </w:rPr>
        <w:t>）设计视觉并推导伺服控制公式</w:t>
      </w:r>
    </w:p>
    <w:p w14:paraId="0BA16A7C" w14:textId="5392D42E" w:rsidR="00075B2A" w:rsidRDefault="00075B2A" w:rsidP="00CA0781">
      <w:pPr>
        <w:rPr>
          <w:szCs w:val="24"/>
        </w:rPr>
      </w:pPr>
      <w:r>
        <w:rPr>
          <w:szCs w:val="24"/>
        </w:rPr>
        <w:tab/>
        <w:t>1.</w:t>
      </w:r>
      <w:r>
        <w:rPr>
          <w:rFonts w:hint="eastAsia"/>
          <w:szCs w:val="24"/>
        </w:rPr>
        <w:t>选取</w:t>
      </w:r>
      <w:proofErr w:type="spellStart"/>
      <w:r w:rsidR="00D544ED" w:rsidRPr="00D544ED">
        <w:t>MedianFlow</w:t>
      </w:r>
      <w:proofErr w:type="spellEnd"/>
      <w:r>
        <w:rPr>
          <w:rFonts w:hint="eastAsia"/>
          <w:szCs w:val="24"/>
        </w:rPr>
        <w:t>图像追踪算法，了解算法原理并实现算法。</w:t>
      </w:r>
    </w:p>
    <w:p w14:paraId="0ECAEDF3" w14:textId="798F2E44" w:rsidR="00CA0781" w:rsidRDefault="00CA0781" w:rsidP="00CA0781">
      <w:pPr>
        <w:rPr>
          <w:szCs w:val="24"/>
        </w:rPr>
      </w:pPr>
      <w:r>
        <w:rPr>
          <w:szCs w:val="24"/>
        </w:rPr>
        <w:tab/>
      </w:r>
      <w:r w:rsidR="00075B2A">
        <w:rPr>
          <w:szCs w:val="24"/>
        </w:rPr>
        <w:t>2</w:t>
      </w:r>
      <w:r>
        <w:rPr>
          <w:szCs w:val="24"/>
        </w:rPr>
        <w:t>.</w:t>
      </w:r>
      <w:r>
        <w:rPr>
          <w:rFonts w:hint="eastAsia"/>
          <w:szCs w:val="24"/>
        </w:rPr>
        <w:t>在</w:t>
      </w:r>
      <w:r w:rsidR="007F685D">
        <w:rPr>
          <w:rFonts w:hint="eastAsia"/>
          <w:szCs w:val="24"/>
        </w:rPr>
        <w:t>竖直平面</w:t>
      </w:r>
      <w:r>
        <w:rPr>
          <w:rFonts w:hint="eastAsia"/>
          <w:szCs w:val="24"/>
        </w:rPr>
        <w:t>上，根据已建立的</w:t>
      </w:r>
      <w:r w:rsidR="00075B2A">
        <w:rPr>
          <w:rFonts w:hint="eastAsia"/>
          <w:szCs w:val="24"/>
        </w:rPr>
        <w:t>多旋翼通道模型和视觉伺服</w:t>
      </w:r>
      <w:r>
        <w:rPr>
          <w:rFonts w:hint="eastAsia"/>
          <w:szCs w:val="24"/>
        </w:rPr>
        <w:t>模型</w:t>
      </w:r>
      <w:r w:rsidR="00075B2A">
        <w:rPr>
          <w:rFonts w:hint="eastAsia"/>
          <w:szCs w:val="24"/>
        </w:rPr>
        <w:t>，推导设置参数，使目标在图像中可以向中心收敛。</w:t>
      </w:r>
    </w:p>
    <w:p w14:paraId="1A224AD0" w14:textId="7D4C0A87" w:rsidR="00075B2A" w:rsidRDefault="00075B2A" w:rsidP="00CA0781">
      <w:pPr>
        <w:rPr>
          <w:szCs w:val="24"/>
        </w:rPr>
      </w:pPr>
      <w:r>
        <w:rPr>
          <w:szCs w:val="24"/>
        </w:rPr>
        <w:tab/>
        <w:t>3.</w:t>
      </w:r>
      <w:r w:rsidRPr="00075B2A">
        <w:rPr>
          <w:rFonts w:hint="eastAsia"/>
          <w:szCs w:val="24"/>
        </w:rPr>
        <w:t xml:space="preserve"> </w:t>
      </w:r>
      <w:r>
        <w:rPr>
          <w:rFonts w:hint="eastAsia"/>
          <w:szCs w:val="24"/>
        </w:rPr>
        <w:t>在水平面上，根据已建立的多旋翼通道模型和视觉伺服模型，推导设置参数，使目标在图像中可以向中心收敛。</w:t>
      </w:r>
    </w:p>
    <w:p w14:paraId="71AC59D1" w14:textId="0054111F" w:rsidR="00075B2A" w:rsidRDefault="00075B2A" w:rsidP="00CA0781">
      <w:pPr>
        <w:rPr>
          <w:szCs w:val="24"/>
        </w:rPr>
      </w:pPr>
      <w:r>
        <w:rPr>
          <w:rFonts w:hint="eastAsia"/>
          <w:szCs w:val="24"/>
        </w:rPr>
        <w:t>（</w:t>
      </w:r>
      <w:r>
        <w:rPr>
          <w:rFonts w:hint="eastAsia"/>
          <w:szCs w:val="24"/>
        </w:rPr>
        <w:t>2</w:t>
      </w:r>
      <w:r>
        <w:rPr>
          <w:rFonts w:hint="eastAsia"/>
          <w:szCs w:val="24"/>
        </w:rPr>
        <w:t>）</w:t>
      </w:r>
      <w:r w:rsidR="00CF75D0">
        <w:rPr>
          <w:rFonts w:hint="eastAsia"/>
          <w:szCs w:val="24"/>
        </w:rPr>
        <w:t>MATLAB</w:t>
      </w:r>
      <w:r>
        <w:rPr>
          <w:rFonts w:hint="eastAsia"/>
          <w:szCs w:val="24"/>
        </w:rPr>
        <w:t>示意仿真和结果分析</w:t>
      </w:r>
    </w:p>
    <w:p w14:paraId="756AACD1" w14:textId="06C3A1F0" w:rsidR="00075B2A" w:rsidRDefault="00075B2A" w:rsidP="00075B2A">
      <w:pPr>
        <w:ind w:firstLine="420"/>
        <w:rPr>
          <w:szCs w:val="24"/>
        </w:rPr>
      </w:pPr>
      <w:r>
        <w:rPr>
          <w:szCs w:val="24"/>
        </w:rPr>
        <w:t>1.</w:t>
      </w:r>
      <w:r>
        <w:rPr>
          <w:rFonts w:hint="eastAsia"/>
          <w:szCs w:val="24"/>
        </w:rPr>
        <w:t>根据</w:t>
      </w:r>
      <w:r w:rsidR="007F685D">
        <w:rPr>
          <w:rFonts w:hint="eastAsia"/>
          <w:szCs w:val="24"/>
        </w:rPr>
        <w:t>竖直平面</w:t>
      </w:r>
      <w:r>
        <w:rPr>
          <w:rFonts w:hint="eastAsia"/>
          <w:szCs w:val="24"/>
        </w:rPr>
        <w:t>和水平面设计的视觉伺服公式，在</w:t>
      </w:r>
      <w:r w:rsidR="00CF75D0">
        <w:rPr>
          <w:rFonts w:hint="eastAsia"/>
          <w:szCs w:val="24"/>
        </w:rPr>
        <w:t>MATLAB</w:t>
      </w:r>
      <w:r>
        <w:rPr>
          <w:rFonts w:hint="eastAsia"/>
          <w:szCs w:val="24"/>
        </w:rPr>
        <w:t>上编写控制器，进行示意仿真</w:t>
      </w:r>
      <w:r w:rsidR="00DA3CD5">
        <w:rPr>
          <w:rFonts w:hint="eastAsia"/>
          <w:szCs w:val="24"/>
        </w:rPr>
        <w:t>。</w:t>
      </w:r>
    </w:p>
    <w:p w14:paraId="77EB76FC" w14:textId="3014468E" w:rsidR="00075B2A" w:rsidRDefault="00833F7D" w:rsidP="00833F7D">
      <w:pPr>
        <w:ind w:firstLine="420"/>
        <w:rPr>
          <w:szCs w:val="24"/>
        </w:rPr>
      </w:pPr>
      <w:r>
        <w:rPr>
          <w:rFonts w:hint="eastAsia"/>
          <w:szCs w:val="24"/>
        </w:rPr>
        <w:t>2</w:t>
      </w:r>
      <w:r>
        <w:rPr>
          <w:szCs w:val="24"/>
        </w:rPr>
        <w:t>.</w:t>
      </w:r>
      <w:r>
        <w:rPr>
          <w:rFonts w:hint="eastAsia"/>
          <w:szCs w:val="24"/>
        </w:rPr>
        <w:t>分析示意仿真结果，</w:t>
      </w:r>
      <w:r w:rsidR="00DA3CD5">
        <w:rPr>
          <w:rFonts w:hint="eastAsia"/>
          <w:szCs w:val="24"/>
        </w:rPr>
        <w:t>分析参数在公式中的意义和对结果的影响，</w:t>
      </w:r>
      <w:proofErr w:type="gramStart"/>
      <w:r w:rsidR="00DA3CD5">
        <w:rPr>
          <w:rFonts w:hint="eastAsia"/>
          <w:szCs w:val="24"/>
        </w:rPr>
        <w:t>对之后</w:t>
      </w:r>
      <w:proofErr w:type="gramEnd"/>
      <w:r w:rsidR="00DA3CD5">
        <w:rPr>
          <w:rFonts w:hint="eastAsia"/>
          <w:szCs w:val="24"/>
        </w:rPr>
        <w:t>的仿真</w:t>
      </w:r>
      <w:r w:rsidR="004A23C7">
        <w:rPr>
          <w:rFonts w:hint="eastAsia"/>
          <w:szCs w:val="24"/>
        </w:rPr>
        <w:t>参数</w:t>
      </w:r>
      <w:r w:rsidR="00DA3CD5">
        <w:rPr>
          <w:rFonts w:hint="eastAsia"/>
          <w:szCs w:val="24"/>
        </w:rPr>
        <w:t>整定起指导作用。</w:t>
      </w:r>
    </w:p>
    <w:p w14:paraId="48F5BEAF" w14:textId="12F665E1" w:rsidR="003C1B90" w:rsidRDefault="003C1B90" w:rsidP="003C1B90">
      <w:pPr>
        <w:rPr>
          <w:szCs w:val="24"/>
        </w:rPr>
      </w:pPr>
      <w:r>
        <w:rPr>
          <w:rFonts w:hint="eastAsia"/>
          <w:szCs w:val="24"/>
        </w:rPr>
        <w:t>（</w:t>
      </w:r>
      <w:r w:rsidR="00833F7D">
        <w:rPr>
          <w:szCs w:val="24"/>
        </w:rPr>
        <w:t>3</w:t>
      </w:r>
      <w:r>
        <w:rPr>
          <w:rFonts w:hint="eastAsia"/>
          <w:szCs w:val="24"/>
        </w:rPr>
        <w:t>）搭建</w:t>
      </w:r>
      <w:r w:rsidR="00CF75D0">
        <w:rPr>
          <w:rFonts w:hint="eastAsia"/>
          <w:szCs w:val="24"/>
        </w:rPr>
        <w:t>MATLAB</w:t>
      </w:r>
      <w:r>
        <w:rPr>
          <w:rFonts w:hint="eastAsia"/>
          <w:szCs w:val="24"/>
        </w:rPr>
        <w:t>/</w:t>
      </w:r>
      <w:r>
        <w:rPr>
          <w:szCs w:val="24"/>
        </w:rPr>
        <w:t>Simulink</w:t>
      </w:r>
      <w:r>
        <w:rPr>
          <w:szCs w:val="24"/>
        </w:rPr>
        <w:t>平台模型</w:t>
      </w:r>
    </w:p>
    <w:p w14:paraId="16A10B8E" w14:textId="3DBEB397" w:rsidR="003C1B90" w:rsidRDefault="003C1B90" w:rsidP="003C1B90">
      <w:pPr>
        <w:rPr>
          <w:szCs w:val="24"/>
        </w:rPr>
      </w:pPr>
      <w:r>
        <w:rPr>
          <w:szCs w:val="24"/>
        </w:rPr>
        <w:tab/>
        <w:t>1.</w:t>
      </w:r>
      <w:r>
        <w:rPr>
          <w:szCs w:val="24"/>
        </w:rPr>
        <w:t>基于</w:t>
      </w:r>
      <w:r w:rsidR="008B236B">
        <w:rPr>
          <w:rFonts w:hint="eastAsia"/>
          <w:szCs w:val="24"/>
        </w:rPr>
        <w:t>实验室搭建</w:t>
      </w:r>
      <w:r>
        <w:rPr>
          <w:szCs w:val="24"/>
        </w:rPr>
        <w:t>的</w:t>
      </w:r>
      <w:r w:rsidR="00C614F0">
        <w:rPr>
          <w:rFonts w:hint="eastAsia"/>
          <w:szCs w:val="24"/>
        </w:rPr>
        <w:t>多</w:t>
      </w:r>
      <w:r>
        <w:rPr>
          <w:szCs w:val="24"/>
        </w:rPr>
        <w:t>旋翼</w:t>
      </w:r>
      <w:r>
        <w:rPr>
          <w:szCs w:val="24"/>
        </w:rPr>
        <w:t>Simulink</w:t>
      </w:r>
      <w:r>
        <w:rPr>
          <w:szCs w:val="24"/>
        </w:rPr>
        <w:t>模型和</w:t>
      </w:r>
      <w:r w:rsidR="0037585D">
        <w:rPr>
          <w:szCs w:val="24"/>
        </w:rPr>
        <w:t>多旋翼</w:t>
      </w:r>
      <w:r>
        <w:rPr>
          <w:szCs w:val="24"/>
        </w:rPr>
        <w:t>运动学公式</w:t>
      </w:r>
      <w:r>
        <w:rPr>
          <w:rFonts w:hint="eastAsia"/>
          <w:szCs w:val="24"/>
        </w:rPr>
        <w:t>，</w:t>
      </w:r>
      <w:r>
        <w:rPr>
          <w:szCs w:val="24"/>
        </w:rPr>
        <w:t>根据实验中输入控制向量需求</w:t>
      </w:r>
      <w:r>
        <w:rPr>
          <w:rFonts w:hint="eastAsia"/>
          <w:szCs w:val="24"/>
        </w:rPr>
        <w:t>，修改</w:t>
      </w:r>
      <w:r w:rsidR="0037585D">
        <w:rPr>
          <w:rFonts w:hint="eastAsia"/>
          <w:szCs w:val="24"/>
        </w:rPr>
        <w:t>多旋翼</w:t>
      </w:r>
      <w:r>
        <w:rPr>
          <w:rFonts w:hint="eastAsia"/>
          <w:szCs w:val="24"/>
        </w:rPr>
        <w:t>模型。</w:t>
      </w:r>
    </w:p>
    <w:p w14:paraId="3B45011B" w14:textId="73513A94" w:rsidR="003C1B90" w:rsidRDefault="003C1B90" w:rsidP="003C1B90">
      <w:pPr>
        <w:rPr>
          <w:szCs w:val="24"/>
        </w:rPr>
      </w:pPr>
      <w:r>
        <w:rPr>
          <w:szCs w:val="24"/>
        </w:rPr>
        <w:tab/>
        <w:t>2.</w:t>
      </w:r>
      <w:r>
        <w:rPr>
          <w:szCs w:val="24"/>
        </w:rPr>
        <w:t>使用</w:t>
      </w:r>
      <w:r w:rsidR="00DA3CD5" w:rsidRPr="00145AEF">
        <w:rPr>
          <w:szCs w:val="24"/>
        </w:rPr>
        <w:t>VRML</w:t>
      </w:r>
      <w:r>
        <w:rPr>
          <w:szCs w:val="24"/>
        </w:rPr>
        <w:t>搭建</w:t>
      </w:r>
      <w:r>
        <w:rPr>
          <w:rFonts w:hint="eastAsia"/>
          <w:szCs w:val="24"/>
        </w:rPr>
        <w:t>3D</w:t>
      </w:r>
      <w:r>
        <w:rPr>
          <w:szCs w:val="24"/>
        </w:rPr>
        <w:t>仿真环境</w:t>
      </w:r>
      <w:r>
        <w:rPr>
          <w:rFonts w:hint="eastAsia"/>
          <w:szCs w:val="24"/>
        </w:rPr>
        <w:t>，根据需求</w:t>
      </w:r>
      <w:r>
        <w:rPr>
          <w:szCs w:val="24"/>
        </w:rPr>
        <w:t>模拟真实的环境</w:t>
      </w:r>
      <w:r w:rsidR="00DA3CD5">
        <w:rPr>
          <w:rFonts w:hint="eastAsia"/>
          <w:szCs w:val="24"/>
        </w:rPr>
        <w:t>，设置目标运动轨迹</w:t>
      </w:r>
      <w:r>
        <w:rPr>
          <w:rFonts w:hint="eastAsia"/>
          <w:szCs w:val="24"/>
        </w:rPr>
        <w:t>。</w:t>
      </w:r>
    </w:p>
    <w:p w14:paraId="61483D53" w14:textId="0738EBE1" w:rsidR="003C1B90" w:rsidRDefault="003C1B90" w:rsidP="003C1B90">
      <w:pPr>
        <w:rPr>
          <w:szCs w:val="24"/>
        </w:rPr>
      </w:pPr>
      <w:r>
        <w:rPr>
          <w:szCs w:val="24"/>
        </w:rPr>
        <w:tab/>
        <w:t>3.</w:t>
      </w:r>
      <w:r>
        <w:rPr>
          <w:szCs w:val="24"/>
        </w:rPr>
        <w:t>使用</w:t>
      </w:r>
      <w:r w:rsidR="00CF75D0">
        <w:rPr>
          <w:szCs w:val="24"/>
        </w:rPr>
        <w:t>MATLAB</w:t>
      </w:r>
      <w:r>
        <w:rPr>
          <w:szCs w:val="24"/>
        </w:rPr>
        <w:t>/Simulink</w:t>
      </w:r>
      <w:r>
        <w:rPr>
          <w:szCs w:val="24"/>
        </w:rPr>
        <w:t>中的</w:t>
      </w:r>
      <w:r>
        <w:rPr>
          <w:szCs w:val="24"/>
        </w:rPr>
        <w:t>VR</w:t>
      </w:r>
      <w:r>
        <w:rPr>
          <w:szCs w:val="24"/>
        </w:rPr>
        <w:t>工具</w:t>
      </w:r>
      <w:proofErr w:type="gramStart"/>
      <w:r>
        <w:rPr>
          <w:szCs w:val="24"/>
        </w:rPr>
        <w:t>库获得</w:t>
      </w:r>
      <w:proofErr w:type="gramEnd"/>
      <w:r>
        <w:rPr>
          <w:szCs w:val="24"/>
        </w:rPr>
        <w:t>VR</w:t>
      </w:r>
      <w:r>
        <w:rPr>
          <w:szCs w:val="24"/>
        </w:rPr>
        <w:t>显示图像</w:t>
      </w:r>
      <w:r>
        <w:rPr>
          <w:rFonts w:hint="eastAsia"/>
          <w:szCs w:val="24"/>
        </w:rPr>
        <w:t>，</w:t>
      </w:r>
      <w:r>
        <w:rPr>
          <w:szCs w:val="24"/>
        </w:rPr>
        <w:t>并进行必要的图像处理</w:t>
      </w:r>
      <w:r>
        <w:rPr>
          <w:rFonts w:hint="eastAsia"/>
          <w:szCs w:val="24"/>
        </w:rPr>
        <w:t>，</w:t>
      </w:r>
      <w:r w:rsidR="004A23C7">
        <w:rPr>
          <w:rFonts w:hint="eastAsia"/>
          <w:szCs w:val="24"/>
        </w:rPr>
        <w:t>使用图像跟踪算法</w:t>
      </w:r>
      <w:r>
        <w:rPr>
          <w:szCs w:val="24"/>
        </w:rPr>
        <w:t>得到</w:t>
      </w:r>
      <w:r w:rsidR="004A23C7">
        <w:rPr>
          <w:rFonts w:hint="eastAsia"/>
          <w:szCs w:val="24"/>
        </w:rPr>
        <w:t>每帧</w:t>
      </w:r>
      <w:r>
        <w:rPr>
          <w:szCs w:val="24"/>
        </w:rPr>
        <w:t>目标点图像中的坐标位置</w:t>
      </w:r>
      <w:r>
        <w:rPr>
          <w:rFonts w:hint="eastAsia"/>
          <w:szCs w:val="24"/>
        </w:rPr>
        <w:t>。</w:t>
      </w:r>
    </w:p>
    <w:p w14:paraId="2B659529" w14:textId="560E9AB8" w:rsidR="003C1B90" w:rsidRPr="00257118" w:rsidRDefault="003C1B90" w:rsidP="003C1B90">
      <w:pPr>
        <w:rPr>
          <w:szCs w:val="24"/>
        </w:rPr>
      </w:pPr>
      <w:r>
        <w:rPr>
          <w:szCs w:val="24"/>
        </w:rPr>
        <w:tab/>
        <w:t>4.</w:t>
      </w:r>
      <w:r>
        <w:rPr>
          <w:szCs w:val="24"/>
        </w:rPr>
        <w:t>搭建视觉伺服算法模块</w:t>
      </w:r>
      <w:r w:rsidR="004A23C7">
        <w:rPr>
          <w:rFonts w:hint="eastAsia"/>
          <w:szCs w:val="24"/>
        </w:rPr>
        <w:t>作为控制器</w:t>
      </w:r>
      <w:r>
        <w:rPr>
          <w:rFonts w:hint="eastAsia"/>
          <w:szCs w:val="24"/>
        </w:rPr>
        <w:t>，</w:t>
      </w:r>
      <w:r>
        <w:rPr>
          <w:szCs w:val="24"/>
        </w:rPr>
        <w:t>并将返回的控制向量反馈给</w:t>
      </w:r>
      <w:r w:rsidR="0037585D">
        <w:rPr>
          <w:szCs w:val="24"/>
        </w:rPr>
        <w:t>多旋翼</w:t>
      </w:r>
      <w:r>
        <w:rPr>
          <w:szCs w:val="24"/>
        </w:rPr>
        <w:t>完成控制闭环</w:t>
      </w:r>
      <w:r>
        <w:rPr>
          <w:rFonts w:hint="eastAsia"/>
          <w:szCs w:val="24"/>
        </w:rPr>
        <w:t>。</w:t>
      </w:r>
    </w:p>
    <w:p w14:paraId="731810F8" w14:textId="6456F969" w:rsidR="003C1B90" w:rsidRDefault="003C1B90" w:rsidP="003C1B90">
      <w:pPr>
        <w:autoSpaceDE w:val="0"/>
        <w:autoSpaceDN w:val="0"/>
        <w:adjustRightInd w:val="0"/>
        <w:jc w:val="left"/>
        <w:rPr>
          <w:kern w:val="0"/>
          <w:szCs w:val="24"/>
        </w:rPr>
      </w:pPr>
      <w:r>
        <w:rPr>
          <w:rFonts w:hint="eastAsia"/>
          <w:kern w:val="0"/>
          <w:szCs w:val="24"/>
        </w:rPr>
        <w:t>（</w:t>
      </w:r>
      <w:r w:rsidR="00833F7D">
        <w:rPr>
          <w:kern w:val="0"/>
          <w:szCs w:val="24"/>
        </w:rPr>
        <w:t>4</w:t>
      </w:r>
      <w:r>
        <w:rPr>
          <w:rFonts w:hint="eastAsia"/>
          <w:kern w:val="0"/>
          <w:szCs w:val="24"/>
        </w:rPr>
        <w:t>）</w:t>
      </w:r>
      <w:r w:rsidR="00CF75D0">
        <w:rPr>
          <w:rFonts w:hint="eastAsia"/>
          <w:kern w:val="0"/>
          <w:szCs w:val="24"/>
        </w:rPr>
        <w:t>MATLAB</w:t>
      </w:r>
      <w:r>
        <w:rPr>
          <w:rFonts w:hint="eastAsia"/>
          <w:kern w:val="0"/>
          <w:szCs w:val="24"/>
        </w:rPr>
        <w:t>仿真</w:t>
      </w:r>
    </w:p>
    <w:p w14:paraId="7D4FFA71" w14:textId="7A4F5A81" w:rsidR="003C1B90" w:rsidRDefault="003C1B90" w:rsidP="003C1B90">
      <w:pPr>
        <w:autoSpaceDE w:val="0"/>
        <w:autoSpaceDN w:val="0"/>
        <w:adjustRightInd w:val="0"/>
        <w:ind w:firstLine="420"/>
        <w:jc w:val="left"/>
        <w:rPr>
          <w:szCs w:val="24"/>
        </w:rPr>
      </w:pPr>
      <w:r>
        <w:rPr>
          <w:kern w:val="0"/>
          <w:szCs w:val="24"/>
        </w:rPr>
        <w:t>1.</w:t>
      </w:r>
      <w:r>
        <w:rPr>
          <w:kern w:val="0"/>
          <w:szCs w:val="24"/>
        </w:rPr>
        <w:t>在</w:t>
      </w:r>
      <w:r w:rsidR="00CF75D0">
        <w:rPr>
          <w:szCs w:val="24"/>
        </w:rPr>
        <w:t>MATLAB</w:t>
      </w:r>
      <w:r>
        <w:rPr>
          <w:szCs w:val="24"/>
        </w:rPr>
        <w:t xml:space="preserve"> </w:t>
      </w:r>
      <w:r w:rsidRPr="00A34A29">
        <w:rPr>
          <w:szCs w:val="24"/>
        </w:rPr>
        <w:t>/</w:t>
      </w:r>
      <w:r>
        <w:rPr>
          <w:szCs w:val="24"/>
        </w:rPr>
        <w:t xml:space="preserve"> </w:t>
      </w:r>
      <w:r w:rsidRPr="00A34A29">
        <w:rPr>
          <w:szCs w:val="24"/>
        </w:rPr>
        <w:t>Simulink</w:t>
      </w:r>
      <w:r>
        <w:rPr>
          <w:szCs w:val="24"/>
        </w:rPr>
        <w:t>平台上按照制导律编写控制器</w:t>
      </w:r>
      <w:r>
        <w:rPr>
          <w:rFonts w:hint="eastAsia"/>
          <w:szCs w:val="24"/>
        </w:rPr>
        <w:t>，</w:t>
      </w:r>
      <w:r>
        <w:rPr>
          <w:szCs w:val="24"/>
        </w:rPr>
        <w:t>输入图像坐标</w:t>
      </w:r>
      <w:r w:rsidR="004208E3">
        <w:rPr>
          <w:rFonts w:hint="eastAsia"/>
          <w:szCs w:val="24"/>
        </w:rPr>
        <w:t>、已知量和</w:t>
      </w:r>
      <w:r w:rsidR="0037585D">
        <w:rPr>
          <w:szCs w:val="24"/>
        </w:rPr>
        <w:t>多旋翼</w:t>
      </w:r>
      <w:r>
        <w:rPr>
          <w:szCs w:val="24"/>
        </w:rPr>
        <w:t>飞行</w:t>
      </w:r>
      <w:r w:rsidR="004208E3">
        <w:rPr>
          <w:rFonts w:hint="eastAsia"/>
          <w:szCs w:val="24"/>
        </w:rPr>
        <w:t>控制</w:t>
      </w:r>
      <w:r>
        <w:rPr>
          <w:szCs w:val="24"/>
        </w:rPr>
        <w:t>参数</w:t>
      </w:r>
      <w:r>
        <w:rPr>
          <w:rFonts w:hint="eastAsia"/>
          <w:szCs w:val="24"/>
        </w:rPr>
        <w:t>，</w:t>
      </w:r>
      <w:r>
        <w:rPr>
          <w:szCs w:val="24"/>
        </w:rPr>
        <w:t>输出</w:t>
      </w:r>
      <w:r w:rsidR="004208E3">
        <w:rPr>
          <w:rFonts w:hint="eastAsia"/>
          <w:szCs w:val="24"/>
        </w:rPr>
        <w:t>飞行器</w:t>
      </w:r>
      <w:r>
        <w:rPr>
          <w:szCs w:val="24"/>
        </w:rPr>
        <w:t>控制向量</w:t>
      </w:r>
      <w:r>
        <w:rPr>
          <w:rFonts w:hint="eastAsia"/>
          <w:szCs w:val="24"/>
        </w:rPr>
        <w:t>。</w:t>
      </w:r>
    </w:p>
    <w:p w14:paraId="2AA8B1F7" w14:textId="06FADF9D" w:rsidR="003C1B90" w:rsidRDefault="003C1B90" w:rsidP="00833F7D">
      <w:pPr>
        <w:autoSpaceDE w:val="0"/>
        <w:autoSpaceDN w:val="0"/>
        <w:adjustRightInd w:val="0"/>
        <w:ind w:firstLine="420"/>
        <w:jc w:val="left"/>
        <w:rPr>
          <w:szCs w:val="24"/>
        </w:rPr>
      </w:pPr>
      <w:r>
        <w:rPr>
          <w:szCs w:val="24"/>
        </w:rPr>
        <w:t>2.</w:t>
      </w:r>
      <w:r>
        <w:rPr>
          <w:szCs w:val="24"/>
        </w:rPr>
        <w:t>在</w:t>
      </w:r>
      <w:r w:rsidR="00CF75D0">
        <w:rPr>
          <w:rFonts w:hint="eastAsia"/>
          <w:szCs w:val="24"/>
        </w:rPr>
        <w:t>MATLAB</w:t>
      </w:r>
      <w:r>
        <w:rPr>
          <w:szCs w:val="24"/>
        </w:rPr>
        <w:t>平台上完成仿真全过程</w:t>
      </w:r>
      <w:r w:rsidR="004208E3">
        <w:rPr>
          <w:rFonts w:hint="eastAsia"/>
          <w:szCs w:val="24"/>
        </w:rPr>
        <w:t>，改变目标的运动方式，检验在目标不同运动</w:t>
      </w:r>
      <w:r w:rsidR="005011A3">
        <w:rPr>
          <w:rFonts w:hint="eastAsia"/>
          <w:szCs w:val="24"/>
        </w:rPr>
        <w:t>方式</w:t>
      </w:r>
      <w:r w:rsidR="004208E3">
        <w:rPr>
          <w:rFonts w:hint="eastAsia"/>
          <w:szCs w:val="24"/>
        </w:rPr>
        <w:t>和速度下的视觉伺服算法。</w:t>
      </w:r>
    </w:p>
    <w:p w14:paraId="0DCC5516" w14:textId="642D1C63" w:rsidR="003C1B90" w:rsidRPr="003B345F" w:rsidRDefault="004208E3" w:rsidP="003B345F">
      <w:pPr>
        <w:autoSpaceDE w:val="0"/>
        <w:autoSpaceDN w:val="0"/>
        <w:adjustRightInd w:val="0"/>
        <w:ind w:firstLine="420"/>
        <w:jc w:val="left"/>
        <w:rPr>
          <w:szCs w:val="24"/>
        </w:rPr>
      </w:pPr>
      <w:r>
        <w:rPr>
          <w:rFonts w:hint="eastAsia"/>
          <w:szCs w:val="24"/>
        </w:rPr>
        <w:t>3</w:t>
      </w:r>
      <w:r>
        <w:rPr>
          <w:szCs w:val="24"/>
        </w:rPr>
        <w:t>.</w:t>
      </w:r>
      <w:r>
        <w:rPr>
          <w:rFonts w:hint="eastAsia"/>
          <w:szCs w:val="24"/>
        </w:rPr>
        <w:t>绘制每次仿真中目标和多旋翼飞行器的运动轨迹，</w:t>
      </w:r>
      <w:r w:rsidR="005011A3">
        <w:rPr>
          <w:rFonts w:hint="eastAsia"/>
          <w:szCs w:val="24"/>
        </w:rPr>
        <w:t>根据飞行器轨迹</w:t>
      </w:r>
      <w:r>
        <w:rPr>
          <w:rFonts w:hint="eastAsia"/>
          <w:szCs w:val="24"/>
        </w:rPr>
        <w:t>计算控制评价指标，比较对应的目标和多旋翼参数，得到一些结论对算法</w:t>
      </w:r>
      <w:r w:rsidR="00F465F5">
        <w:rPr>
          <w:rFonts w:hint="eastAsia"/>
          <w:szCs w:val="24"/>
        </w:rPr>
        <w:t>有一些定性认知。</w:t>
      </w:r>
    </w:p>
    <w:p w14:paraId="60DC624E" w14:textId="2EBC9F70" w:rsidR="00512803" w:rsidRDefault="00512803" w:rsidP="00AB7018">
      <w:pPr>
        <w:pStyle w:val="2"/>
        <w:rPr>
          <w:rFonts w:ascii="宋体" w:hAnsi="宋体"/>
          <w:szCs w:val="24"/>
        </w:rPr>
      </w:pPr>
      <w:bookmarkStart w:id="38" w:name="_Toc8029062"/>
      <w:bookmarkStart w:id="39" w:name="_Toc9265363"/>
      <w:r>
        <w:rPr>
          <w:rFonts w:ascii="宋体" w:hAnsi="宋体" w:hint="eastAsia"/>
          <w:szCs w:val="24"/>
        </w:rPr>
        <w:lastRenderedPageBreak/>
        <w:t>1</w:t>
      </w:r>
      <w:r>
        <w:rPr>
          <w:rFonts w:ascii="宋体" w:hAnsi="宋体"/>
          <w:szCs w:val="24"/>
        </w:rPr>
        <w:t>.4</w:t>
      </w:r>
      <w:r>
        <w:rPr>
          <w:rFonts w:ascii="宋体" w:hAnsi="宋体" w:hint="eastAsia"/>
          <w:szCs w:val="24"/>
        </w:rPr>
        <w:t>文章组织结构</w:t>
      </w:r>
      <w:bookmarkEnd w:id="38"/>
      <w:bookmarkEnd w:id="39"/>
    </w:p>
    <w:p w14:paraId="153D59C4" w14:textId="5F6D2B00" w:rsidR="00512803" w:rsidRDefault="0052302D" w:rsidP="00663AFF">
      <w:pPr>
        <w:rPr>
          <w:szCs w:val="24"/>
        </w:rPr>
      </w:pPr>
      <w:r>
        <w:rPr>
          <w:szCs w:val="24"/>
        </w:rPr>
        <w:tab/>
      </w:r>
      <w:r>
        <w:rPr>
          <w:rFonts w:hint="eastAsia"/>
          <w:szCs w:val="24"/>
        </w:rPr>
        <w:t>本文分章节详细介绍了多旋翼飞行器利用视觉伺服算法追踪移动目标整个系统的设计和仿真过程。</w:t>
      </w:r>
      <w:r w:rsidR="004E28CF">
        <w:rPr>
          <w:rFonts w:hint="eastAsia"/>
          <w:szCs w:val="24"/>
        </w:rPr>
        <w:t>其中第</w:t>
      </w:r>
      <w:r w:rsidR="004E28CF">
        <w:rPr>
          <w:rFonts w:hint="eastAsia"/>
          <w:szCs w:val="24"/>
        </w:rPr>
        <w:t>1</w:t>
      </w:r>
      <w:r w:rsidR="004E28CF">
        <w:rPr>
          <w:rFonts w:hint="eastAsia"/>
          <w:szCs w:val="24"/>
        </w:rPr>
        <w:t>章主要介绍了课题来源、研究背景和研究内容，并说明了国内外对图像追踪算法、视觉伺服、带视觉约束的控制律设计的研究现状。第</w:t>
      </w:r>
      <w:r w:rsidR="004E28CF">
        <w:rPr>
          <w:rFonts w:hint="eastAsia"/>
          <w:szCs w:val="24"/>
        </w:rPr>
        <w:t>2</w:t>
      </w:r>
      <w:r w:rsidR="004E28CF">
        <w:rPr>
          <w:rFonts w:hint="eastAsia"/>
          <w:szCs w:val="24"/>
        </w:rPr>
        <w:t>章在数学基础上对本研究课题进行支撑，介绍了多旋翼运动模型、视觉成像模型和视觉伺服模型，并明确了每个模型的输入输出关系。第</w:t>
      </w:r>
      <w:r w:rsidR="004E28CF">
        <w:rPr>
          <w:rFonts w:hint="eastAsia"/>
          <w:szCs w:val="24"/>
        </w:rPr>
        <w:t>3</w:t>
      </w:r>
      <w:r w:rsidR="004E28CF">
        <w:rPr>
          <w:rFonts w:hint="eastAsia"/>
          <w:szCs w:val="24"/>
        </w:rPr>
        <w:t>章主要介绍了视觉跟踪算法，当第一帧的目标图像坐标系位置标定出时，可以通过本算法持续获得目标的坐标信息</w:t>
      </w:r>
      <w:r w:rsidR="00AF5ED5">
        <w:rPr>
          <w:rFonts w:hint="eastAsia"/>
          <w:szCs w:val="24"/>
        </w:rPr>
        <w:t>。第</w:t>
      </w:r>
      <w:r w:rsidR="00AF5ED5">
        <w:rPr>
          <w:rFonts w:hint="eastAsia"/>
          <w:szCs w:val="24"/>
        </w:rPr>
        <w:t>4</w:t>
      </w:r>
      <w:r w:rsidR="00AF5ED5">
        <w:rPr>
          <w:rFonts w:hint="eastAsia"/>
          <w:szCs w:val="24"/>
        </w:rPr>
        <w:t>章是视觉伺服控制算法的设计过程并通过示意仿真比较全面地了解了算法中的参数影响。在本章中，将多旋翼在三维空间中的运动</w:t>
      </w:r>
      <w:r w:rsidR="007D5EC9">
        <w:rPr>
          <w:rFonts w:hint="eastAsia"/>
          <w:szCs w:val="24"/>
        </w:rPr>
        <w:t>拆分成竖直平面和水平面的运动分别进行控制设计，以简化模型和运算，然后进行平面中的示意仿真，定性地得到每个参数对控制的影响程度和参数的合理范围，</w:t>
      </w:r>
      <w:proofErr w:type="gramStart"/>
      <w:r w:rsidR="007D5EC9">
        <w:rPr>
          <w:rFonts w:hint="eastAsia"/>
          <w:szCs w:val="24"/>
        </w:rPr>
        <w:t>对之后</w:t>
      </w:r>
      <w:proofErr w:type="gramEnd"/>
      <w:r w:rsidR="007D5EC9">
        <w:rPr>
          <w:rFonts w:hint="eastAsia"/>
          <w:szCs w:val="24"/>
        </w:rPr>
        <w:t>仿真中的参数整定打下基础。第</w:t>
      </w:r>
      <w:r w:rsidR="007D5EC9">
        <w:rPr>
          <w:rFonts w:hint="eastAsia"/>
          <w:szCs w:val="24"/>
        </w:rPr>
        <w:t>5</w:t>
      </w:r>
      <w:r w:rsidR="007D5EC9">
        <w:rPr>
          <w:rFonts w:hint="eastAsia"/>
          <w:szCs w:val="24"/>
        </w:rPr>
        <w:t>章基于第</w:t>
      </w:r>
      <w:r w:rsidR="007D5EC9">
        <w:rPr>
          <w:rFonts w:hint="eastAsia"/>
          <w:szCs w:val="24"/>
        </w:rPr>
        <w:t>2</w:t>
      </w:r>
      <w:r w:rsidR="00453B58">
        <w:rPr>
          <w:rFonts w:hint="eastAsia"/>
          <w:szCs w:val="24"/>
        </w:rPr>
        <w:t>，</w:t>
      </w:r>
      <w:r w:rsidR="007D5EC9">
        <w:rPr>
          <w:szCs w:val="24"/>
        </w:rPr>
        <w:t>3</w:t>
      </w:r>
      <w:r w:rsidR="00453B58">
        <w:rPr>
          <w:rFonts w:hint="eastAsia"/>
          <w:szCs w:val="24"/>
        </w:rPr>
        <w:t>，</w:t>
      </w:r>
      <w:r w:rsidR="007D5EC9">
        <w:rPr>
          <w:szCs w:val="24"/>
        </w:rPr>
        <w:t>4</w:t>
      </w:r>
      <w:r w:rsidR="007D5EC9">
        <w:rPr>
          <w:rFonts w:hint="eastAsia"/>
          <w:szCs w:val="24"/>
        </w:rPr>
        <w:t>章的设计过程进行</w:t>
      </w:r>
      <w:r w:rsidR="007D5EC9">
        <w:rPr>
          <w:rFonts w:hint="eastAsia"/>
          <w:szCs w:val="24"/>
        </w:rPr>
        <w:t>VR</w:t>
      </w:r>
      <w:r w:rsidR="007D5EC9">
        <w:rPr>
          <w:rFonts w:hint="eastAsia"/>
          <w:szCs w:val="24"/>
        </w:rPr>
        <w:t>场景中的仿真实验，首先是搭建虚拟场景，然后在</w:t>
      </w:r>
      <w:r w:rsidR="007D5EC9">
        <w:rPr>
          <w:rFonts w:hint="eastAsia"/>
          <w:szCs w:val="24"/>
        </w:rPr>
        <w:t>Simulink</w:t>
      </w:r>
      <w:r w:rsidR="007D5EC9">
        <w:rPr>
          <w:rFonts w:hint="eastAsia"/>
          <w:szCs w:val="24"/>
        </w:rPr>
        <w:t>中编写控制器，搭建控制闭环，改变目标的运动方式验证多旋翼视觉伺服算法，最后对仿真过程进行评价。</w:t>
      </w:r>
      <w:r w:rsidR="00E15944">
        <w:rPr>
          <w:rFonts w:hint="eastAsia"/>
          <w:szCs w:val="24"/>
        </w:rPr>
        <w:t>最后</w:t>
      </w:r>
      <w:r w:rsidR="002B6A8B">
        <w:rPr>
          <w:rFonts w:hint="eastAsia"/>
          <w:szCs w:val="24"/>
        </w:rPr>
        <w:t>纵观全文，对本文做出总结，对不足之处做出以后的期望和改进方向探讨。</w:t>
      </w:r>
    </w:p>
    <w:p w14:paraId="3E2D7F0E" w14:textId="722E12C0" w:rsidR="00E61390" w:rsidRPr="00E61390" w:rsidRDefault="00E61390" w:rsidP="00E61390">
      <w:pPr>
        <w:widowControl/>
        <w:spacing w:line="240" w:lineRule="auto"/>
        <w:jc w:val="left"/>
        <w:rPr>
          <w:szCs w:val="24"/>
        </w:rPr>
      </w:pPr>
      <w:r>
        <w:rPr>
          <w:szCs w:val="24"/>
        </w:rPr>
        <w:br w:type="page"/>
      </w:r>
    </w:p>
    <w:p w14:paraId="246E981D" w14:textId="0EDC72B5" w:rsidR="006E6C76" w:rsidRPr="00887570" w:rsidRDefault="006E6C76" w:rsidP="00157599">
      <w:pPr>
        <w:pStyle w:val="1"/>
      </w:pPr>
      <w:bookmarkStart w:id="40" w:name="_Toc8029063"/>
      <w:bookmarkStart w:id="41" w:name="_Toc9265364"/>
      <w:r w:rsidRPr="00887570">
        <w:lastRenderedPageBreak/>
        <w:t>2</w:t>
      </w:r>
      <w:bookmarkEnd w:id="2"/>
      <w:r w:rsidR="00157599">
        <w:t xml:space="preserve"> </w:t>
      </w:r>
      <w:r w:rsidR="00511EBB" w:rsidRPr="00887570">
        <w:rPr>
          <w:rFonts w:hint="eastAsia"/>
        </w:rPr>
        <w:t>多旋翼视觉</w:t>
      </w:r>
      <w:r w:rsidR="00BD7908" w:rsidRPr="00887570">
        <w:rPr>
          <w:rFonts w:hint="eastAsia"/>
        </w:rPr>
        <w:t>伺服</w:t>
      </w:r>
      <w:r w:rsidRPr="00887570">
        <w:rPr>
          <w:rFonts w:hint="eastAsia"/>
        </w:rPr>
        <w:t>模型</w:t>
      </w:r>
      <w:bookmarkStart w:id="42" w:name="_Toc2270880"/>
      <w:bookmarkStart w:id="43" w:name="_Toc5754392"/>
      <w:bookmarkEnd w:id="40"/>
      <w:bookmarkEnd w:id="41"/>
    </w:p>
    <w:p w14:paraId="0FB473C3" w14:textId="36B08A1B" w:rsidR="00B34357" w:rsidRPr="0029002D" w:rsidRDefault="006E6C76" w:rsidP="00AB7018">
      <w:pPr>
        <w:pStyle w:val="2"/>
        <w:rPr>
          <w:rFonts w:ascii="华文楷体" w:eastAsia="华文楷体" w:hAnsi="华文楷体"/>
          <w:color w:val="0000CC"/>
          <w:szCs w:val="24"/>
        </w:rPr>
      </w:pPr>
      <w:bookmarkStart w:id="44" w:name="_Toc8029064"/>
      <w:bookmarkStart w:id="45" w:name="_Toc9265365"/>
      <w:r w:rsidRPr="0029002D">
        <w:rPr>
          <w:szCs w:val="24"/>
        </w:rPr>
        <w:t>2.1</w:t>
      </w:r>
      <w:bookmarkEnd w:id="42"/>
      <w:bookmarkEnd w:id="43"/>
      <w:r w:rsidRPr="0029002D">
        <w:rPr>
          <w:rFonts w:hint="eastAsia"/>
          <w:szCs w:val="24"/>
        </w:rPr>
        <w:t>多</w:t>
      </w:r>
      <w:r w:rsidRPr="0029002D">
        <w:rPr>
          <w:szCs w:val="24"/>
        </w:rPr>
        <w:t>旋翼飞行器通道模型</w:t>
      </w:r>
      <w:bookmarkEnd w:id="44"/>
      <w:bookmarkEnd w:id="45"/>
    </w:p>
    <w:p w14:paraId="0BA94AD8" w14:textId="65381A68" w:rsidR="00B34357" w:rsidRDefault="0011278B" w:rsidP="00BD18BB">
      <w:pPr>
        <w:ind w:firstLine="420"/>
        <w:rPr>
          <w:szCs w:val="24"/>
        </w:rPr>
      </w:pPr>
      <w:r>
        <w:rPr>
          <w:szCs w:val="24"/>
        </w:rPr>
        <w:fldChar w:fldCharType="begin"/>
      </w:r>
      <w:r>
        <w:rPr>
          <w:szCs w:val="24"/>
        </w:rPr>
        <w:instrText xml:space="preserve"> MACROBUTTON MTEditEquationSection2 </w:instrText>
      </w:r>
      <w:r w:rsidRPr="0011278B">
        <w:rPr>
          <w:rStyle w:val="MTEquationSection"/>
        </w:rPr>
        <w:instrText>Equation Section 2</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2 \h \* MERGEFORMAT </w:instrText>
      </w:r>
      <w:r>
        <w:rPr>
          <w:szCs w:val="24"/>
        </w:rPr>
        <w:fldChar w:fldCharType="end"/>
      </w:r>
      <w:r>
        <w:rPr>
          <w:szCs w:val="24"/>
        </w:rPr>
        <w:fldChar w:fldCharType="end"/>
      </w:r>
      <w:r w:rsidR="00B34357">
        <w:rPr>
          <w:szCs w:val="24"/>
        </w:rPr>
        <w:t>直接建立的多旋翼模型是非线性模型</w:t>
      </w:r>
      <w:r w:rsidR="00B34357">
        <w:rPr>
          <w:rFonts w:hint="eastAsia"/>
          <w:szCs w:val="24"/>
        </w:rPr>
        <w:t>，</w:t>
      </w:r>
      <w:r w:rsidR="00B34357">
        <w:rPr>
          <w:szCs w:val="24"/>
        </w:rPr>
        <w:t>为了便于控制器控制</w:t>
      </w:r>
      <w:r w:rsidR="00B34357">
        <w:rPr>
          <w:rFonts w:hint="eastAsia"/>
          <w:szCs w:val="24"/>
        </w:rPr>
        <w:t>，</w:t>
      </w:r>
      <w:r w:rsidR="00B34357">
        <w:rPr>
          <w:szCs w:val="24"/>
        </w:rPr>
        <w:t>需要对非线性模型进行适当的线性化简化和线性化处理</w:t>
      </w:r>
      <w:r w:rsidR="00054845">
        <w:rPr>
          <w:rFonts w:hint="eastAsia"/>
          <w:szCs w:val="24"/>
        </w:rPr>
        <w:t>。</w:t>
      </w:r>
      <w:r w:rsidR="00B34357">
        <w:rPr>
          <w:rFonts w:hint="eastAsia"/>
          <w:szCs w:val="24"/>
        </w:rPr>
        <w:t>多旋翼非线性模型</w:t>
      </w:r>
      <w:r w:rsidR="00B34357" w:rsidRPr="00E15944">
        <w:rPr>
          <w:rFonts w:hint="eastAsia"/>
          <w:szCs w:val="24"/>
          <w:vertAlign w:val="superscript"/>
        </w:rPr>
        <w:t>[</w:t>
      </w:r>
      <w:r w:rsidR="00387D8A" w:rsidRPr="00E15944">
        <w:rPr>
          <w:szCs w:val="24"/>
          <w:vertAlign w:val="superscript"/>
        </w:rPr>
        <w:t>20</w:t>
      </w:r>
      <w:r w:rsidR="00B34357" w:rsidRPr="00E15944">
        <w:rPr>
          <w:szCs w:val="24"/>
          <w:vertAlign w:val="superscript"/>
        </w:rPr>
        <w:t>]</w:t>
      </w:r>
      <w:r w:rsidR="00B34357" w:rsidRPr="00291C83">
        <w:rPr>
          <w:rFonts w:hint="eastAsia"/>
          <w:szCs w:val="24"/>
        </w:rPr>
        <w:t xml:space="preserve"> </w:t>
      </w:r>
      <w:r w:rsidR="00B34357">
        <w:rPr>
          <w:rFonts w:hint="eastAsia"/>
          <w:szCs w:val="24"/>
        </w:rPr>
        <w:t>：</w:t>
      </w:r>
    </w:p>
    <w:p w14:paraId="78A8FCEF" w14:textId="29256511" w:rsidR="00B34357" w:rsidRDefault="00B34357" w:rsidP="00B34357">
      <w:pPr>
        <w:pStyle w:val="MTDisplayEquation"/>
      </w:pPr>
      <w:r>
        <w:tab/>
      </w:r>
      <w:r w:rsidRPr="00DB7C53">
        <w:rPr>
          <w:position w:val="-10"/>
        </w:rPr>
        <w:object w:dxaOrig="780" w:dyaOrig="360" w14:anchorId="19390384">
          <v:shape id="_x0000_i1034" type="#_x0000_t75" style="width:39.6pt;height:18pt" o:ole="">
            <v:imagedata r:id="rId32" o:title=""/>
          </v:shape>
          <o:OLEObject Type="Embed" ProgID="Equation.DSMT4" ShapeID="_x0000_i1034" DrawAspect="Content" ObjectID="_1619930503" r:id="rId3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w:instrText>
        </w:r>
      </w:fldSimple>
      <w:r w:rsidR="00BD18BB">
        <w:instrText>)</w:instrText>
      </w:r>
      <w:r w:rsidR="00BD18BB">
        <w:fldChar w:fldCharType="end"/>
      </w:r>
    </w:p>
    <w:p w14:paraId="05FC4D12" w14:textId="2A00D447" w:rsidR="00B34357" w:rsidRDefault="00B34357" w:rsidP="00B34357">
      <w:pPr>
        <w:pStyle w:val="MTDisplayEquation"/>
      </w:pPr>
      <w:r>
        <w:tab/>
      </w:r>
      <w:r w:rsidRPr="003055BC">
        <w:rPr>
          <w:position w:val="-28"/>
        </w:rPr>
        <w:object w:dxaOrig="1780" w:dyaOrig="660" w14:anchorId="3B48A889">
          <v:shape id="_x0000_i1035" type="#_x0000_t75" style="width:89.4pt;height:32.4pt" o:ole="">
            <v:imagedata r:id="rId34" o:title=""/>
          </v:shape>
          <o:OLEObject Type="Embed" ProgID="Equation.DSMT4" ShapeID="_x0000_i1035" DrawAspect="Content" ObjectID="_1619930504" r:id="rId3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w:instrText>
        </w:r>
      </w:fldSimple>
      <w:r w:rsidR="00BD18BB">
        <w:instrText>)</w:instrText>
      </w:r>
      <w:r w:rsidR="00BD18BB">
        <w:fldChar w:fldCharType="end"/>
      </w:r>
    </w:p>
    <w:p w14:paraId="3B2562E9" w14:textId="71545A19" w:rsidR="00B34357" w:rsidRDefault="00B34357" w:rsidP="00B34357">
      <w:pPr>
        <w:pStyle w:val="MTDisplayEquation"/>
      </w:pPr>
      <w:r>
        <w:tab/>
      </w:r>
      <w:r w:rsidRPr="003055BC">
        <w:rPr>
          <w:position w:val="-6"/>
        </w:rPr>
        <w:object w:dxaOrig="1160" w:dyaOrig="320" w14:anchorId="6D76517B">
          <v:shape id="_x0000_i1036" type="#_x0000_t75" style="width:58.8pt;height:17.4pt" o:ole="">
            <v:imagedata r:id="rId36" o:title=""/>
          </v:shape>
          <o:OLEObject Type="Embed" ProgID="Equation.DSMT4" ShapeID="_x0000_i1036" DrawAspect="Content" ObjectID="_1619930505" r:id="rId3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3</w:instrText>
        </w:r>
      </w:fldSimple>
      <w:r w:rsidR="00BD18BB">
        <w:instrText>)</w:instrText>
      </w:r>
      <w:r w:rsidR="00BD18BB">
        <w:fldChar w:fldCharType="end"/>
      </w:r>
    </w:p>
    <w:p w14:paraId="24506767" w14:textId="62EB7645" w:rsidR="00B34357" w:rsidRPr="003055BC" w:rsidRDefault="00B34357" w:rsidP="00B34357">
      <w:pPr>
        <w:pStyle w:val="MTDisplayEquation"/>
      </w:pPr>
      <w:r>
        <w:tab/>
      </w:r>
      <w:r w:rsidRPr="003055BC">
        <w:rPr>
          <w:position w:val="-6"/>
        </w:rPr>
        <w:object w:dxaOrig="980" w:dyaOrig="320" w14:anchorId="6F20C0FC">
          <v:shape id="_x0000_i1037" type="#_x0000_t75" style="width:48.6pt;height:17.4pt" o:ole="">
            <v:imagedata r:id="rId38" o:title=""/>
          </v:shape>
          <o:OLEObject Type="Embed" ProgID="Equation.DSMT4" ShapeID="_x0000_i1037" DrawAspect="Content" ObjectID="_1619930506" r:id="rId3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4</w:instrText>
        </w:r>
      </w:fldSimple>
      <w:r w:rsidR="00BD18BB">
        <w:instrText>)</w:instrText>
      </w:r>
      <w:r w:rsidR="00BD18BB">
        <w:fldChar w:fldCharType="end"/>
      </w:r>
    </w:p>
    <w:p w14:paraId="3B9B9D54" w14:textId="77777777" w:rsidR="00B34357" w:rsidRDefault="00B34357" w:rsidP="00B34357">
      <w:pPr>
        <w:ind w:firstLine="420"/>
        <w:rPr>
          <w:szCs w:val="24"/>
        </w:rPr>
      </w:pPr>
      <w:r>
        <w:rPr>
          <w:rFonts w:hint="eastAsia"/>
          <w:szCs w:val="24"/>
        </w:rPr>
        <w:t>位置方程可以进一步写成为</w:t>
      </w:r>
    </w:p>
    <w:p w14:paraId="5BEF8139" w14:textId="3D782191" w:rsidR="00B34357" w:rsidRPr="00B86A0B" w:rsidRDefault="00B34357" w:rsidP="00B34357">
      <w:pPr>
        <w:pStyle w:val="MTDisplayEquation"/>
      </w:pPr>
      <w:r>
        <w:tab/>
      </w:r>
      <w:r w:rsidRPr="00233CFA">
        <w:rPr>
          <w:position w:val="-92"/>
        </w:rPr>
        <w:object w:dxaOrig="4200" w:dyaOrig="1960" w14:anchorId="56987390">
          <v:shape id="_x0000_i1038" type="#_x0000_t75" style="width:210.6pt;height:97.8pt" o:ole="">
            <v:imagedata r:id="rId40" o:title=""/>
          </v:shape>
          <o:OLEObject Type="Embed" ProgID="Equation.DSMT4" ShapeID="_x0000_i1038" DrawAspect="Content" ObjectID="_1619930507" r:id="rId4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5</w:instrText>
        </w:r>
      </w:fldSimple>
      <w:r w:rsidR="00BD18BB">
        <w:instrText>)</w:instrText>
      </w:r>
      <w:r w:rsidR="00BD18BB">
        <w:fldChar w:fldCharType="end"/>
      </w:r>
    </w:p>
    <w:p w14:paraId="0E3D3C28" w14:textId="77777777" w:rsidR="00B34357" w:rsidRDefault="00B34357" w:rsidP="00B34357">
      <w:pPr>
        <w:ind w:firstLine="420"/>
        <w:rPr>
          <w:szCs w:val="24"/>
        </w:rPr>
      </w:pPr>
      <w:r>
        <w:rPr>
          <w:szCs w:val="24"/>
        </w:rPr>
        <w:t>下文为了渐变</w:t>
      </w:r>
      <w:r>
        <w:rPr>
          <w:rFonts w:hint="eastAsia"/>
          <w:szCs w:val="24"/>
        </w:rPr>
        <w:t>，</w:t>
      </w:r>
      <w:r>
        <w:rPr>
          <w:szCs w:val="24"/>
        </w:rPr>
        <w:t>将忽略上标</w:t>
      </w:r>
      <w:r>
        <w:rPr>
          <w:rFonts w:hint="eastAsia"/>
          <w:szCs w:val="24"/>
        </w:rPr>
        <w:t>、</w:t>
      </w:r>
      <w:r>
        <w:rPr>
          <w:szCs w:val="24"/>
        </w:rPr>
        <w:t>下标</w:t>
      </w:r>
      <w:r>
        <w:rPr>
          <w:rFonts w:hint="eastAsia"/>
          <w:szCs w:val="24"/>
        </w:rPr>
        <w:t>，</w:t>
      </w:r>
      <w:r>
        <w:rPr>
          <w:szCs w:val="24"/>
        </w:rPr>
        <w:t>即默认</w:t>
      </w:r>
      <w:r w:rsidRPr="00271331">
        <w:rPr>
          <w:position w:val="-10"/>
          <w:szCs w:val="24"/>
        </w:rPr>
        <w:object w:dxaOrig="680" w:dyaOrig="360" w14:anchorId="31964A6F">
          <v:shape id="_x0000_i1039" type="#_x0000_t75" style="width:33pt;height:18pt" o:ole="">
            <v:imagedata r:id="rId42" o:title=""/>
          </v:shape>
          <o:OLEObject Type="Embed" ProgID="Equation.DSMT4" ShapeID="_x0000_i1039" DrawAspect="Content" ObjectID="_1619930508" r:id="rId43"/>
        </w:object>
      </w:r>
      <w:r>
        <w:rPr>
          <w:rFonts w:hint="eastAsia"/>
          <w:szCs w:val="24"/>
        </w:rPr>
        <w:t>，</w:t>
      </w:r>
      <w:r w:rsidRPr="00271331">
        <w:rPr>
          <w:position w:val="-6"/>
          <w:szCs w:val="24"/>
        </w:rPr>
        <w:object w:dxaOrig="700" w:dyaOrig="320" w14:anchorId="6DB2461C">
          <v:shape id="_x0000_i1040" type="#_x0000_t75" style="width:35.4pt;height:15.6pt" o:ole="">
            <v:imagedata r:id="rId44" o:title=""/>
          </v:shape>
          <o:OLEObject Type="Embed" ProgID="Equation.DSMT4" ShapeID="_x0000_i1040" DrawAspect="Content" ObjectID="_1619930509" r:id="rId45"/>
        </w:object>
      </w:r>
      <w:r>
        <w:rPr>
          <w:rFonts w:hint="eastAsia"/>
          <w:szCs w:val="24"/>
        </w:rPr>
        <w:t>，</w:t>
      </w:r>
      <w:r w:rsidRPr="00271331">
        <w:rPr>
          <w:position w:val="-6"/>
          <w:szCs w:val="24"/>
        </w:rPr>
        <w:object w:dxaOrig="700" w:dyaOrig="320" w14:anchorId="6B388C71">
          <v:shape id="_x0000_i1041" type="#_x0000_t75" style="width:35.4pt;height:15.6pt" o:ole="">
            <v:imagedata r:id="rId46" o:title=""/>
          </v:shape>
          <o:OLEObject Type="Embed" ProgID="Equation.DSMT4" ShapeID="_x0000_i1041" DrawAspect="Content" ObjectID="_1619930510" r:id="rId47"/>
        </w:object>
      </w:r>
      <w:r>
        <w:rPr>
          <w:rFonts w:hint="eastAsia"/>
          <w:szCs w:val="24"/>
        </w:rPr>
        <w:t>，</w:t>
      </w:r>
      <w:r w:rsidRPr="00271331">
        <w:rPr>
          <w:position w:val="-12"/>
          <w:szCs w:val="24"/>
        </w:rPr>
        <w:object w:dxaOrig="760" w:dyaOrig="380" w14:anchorId="7370B705">
          <v:shape id="_x0000_i1042" type="#_x0000_t75" style="width:38.4pt;height:18pt" o:ole="">
            <v:imagedata r:id="rId48" o:title=""/>
          </v:shape>
          <o:OLEObject Type="Embed" ProgID="Equation.DSMT4" ShapeID="_x0000_i1042" DrawAspect="Content" ObjectID="_1619930511" r:id="rId49"/>
        </w:object>
      </w:r>
      <w:r>
        <w:rPr>
          <w:szCs w:val="24"/>
        </w:rPr>
        <w:t xml:space="preserve"> </w:t>
      </w:r>
      <w:r>
        <w:rPr>
          <w:rFonts w:hint="eastAsia"/>
          <w:szCs w:val="24"/>
        </w:rPr>
        <w:t>。从公式（</w:t>
      </w:r>
      <w:r>
        <w:rPr>
          <w:rFonts w:hint="eastAsia"/>
          <w:szCs w:val="24"/>
        </w:rPr>
        <w:t>1</w:t>
      </w:r>
      <w:r>
        <w:rPr>
          <w:rFonts w:hint="eastAsia"/>
          <w:szCs w:val="24"/>
        </w:rPr>
        <w:t>）</w:t>
      </w:r>
      <w:r>
        <w:rPr>
          <w:rFonts w:hint="eastAsia"/>
          <w:szCs w:val="24"/>
        </w:rPr>
        <w:t>~</w:t>
      </w:r>
      <w:r>
        <w:rPr>
          <w:rFonts w:hint="eastAsia"/>
          <w:szCs w:val="24"/>
        </w:rPr>
        <w:t>（</w:t>
      </w:r>
      <w:r>
        <w:rPr>
          <w:rFonts w:hint="eastAsia"/>
          <w:szCs w:val="24"/>
        </w:rPr>
        <w:t>4</w:t>
      </w:r>
      <w:r>
        <w:rPr>
          <w:rFonts w:hint="eastAsia"/>
          <w:szCs w:val="24"/>
        </w:rPr>
        <w:t>）可见，多旋翼飞行控制系统是是一个典型的非线性系统，这使得多旋翼的分析和控制器设计十分复杂。此外，多旋翼还具有欠驱动、强耦合、</w:t>
      </w:r>
      <w:proofErr w:type="gramStart"/>
      <w:r>
        <w:rPr>
          <w:rFonts w:hint="eastAsia"/>
          <w:szCs w:val="24"/>
        </w:rPr>
        <w:t>阶数高</w:t>
      </w:r>
      <w:proofErr w:type="gramEnd"/>
      <w:r>
        <w:rPr>
          <w:rFonts w:hint="eastAsia"/>
          <w:szCs w:val="24"/>
        </w:rPr>
        <w:t>的特点。因此需要更具多旋翼飞行特点对非线性模型进行化简，然后基于化简的系统模型设计控制器。假设多旋翼的飞行特点是俯仰角和滚转角都非常小，总拉力约等于多旋翼的重力。这些假设进一步可以写为</w:t>
      </w:r>
    </w:p>
    <w:p w14:paraId="5E3972D7" w14:textId="2D13E300" w:rsidR="00B34357" w:rsidRPr="00B6687F" w:rsidRDefault="00B34357" w:rsidP="00B34357">
      <w:pPr>
        <w:pStyle w:val="MTDisplayEquation"/>
      </w:pPr>
      <w:r>
        <w:tab/>
      </w:r>
      <w:r w:rsidRPr="00CE61F3">
        <w:rPr>
          <w:position w:val="-10"/>
        </w:rPr>
        <w:object w:dxaOrig="4520" w:dyaOrig="320" w14:anchorId="462A3147">
          <v:shape id="_x0000_i1043" type="#_x0000_t75" style="width:225.6pt;height:17.4pt" o:ole="">
            <v:imagedata r:id="rId50" o:title=""/>
          </v:shape>
          <o:OLEObject Type="Embed" ProgID="Equation.DSMT4" ShapeID="_x0000_i1043" DrawAspect="Content" ObjectID="_1619930512" r:id="rId5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6</w:instrText>
        </w:r>
      </w:fldSimple>
      <w:r w:rsidR="00BD18BB">
        <w:instrText>)</w:instrText>
      </w:r>
      <w:r w:rsidR="00BD18BB">
        <w:fldChar w:fldCharType="end"/>
      </w:r>
    </w:p>
    <w:p w14:paraId="5CF797AB" w14:textId="0FE8C9FF" w:rsidR="00B34357" w:rsidRDefault="00B34357" w:rsidP="00B34357">
      <w:pPr>
        <w:ind w:firstLine="420"/>
      </w:pPr>
      <w:r>
        <w:rPr>
          <w:szCs w:val="24"/>
        </w:rPr>
        <w:t>此时</w:t>
      </w:r>
      <w:r>
        <w:rPr>
          <w:rFonts w:hint="eastAsia"/>
          <w:szCs w:val="24"/>
        </w:rPr>
        <w:t>，</w:t>
      </w:r>
      <w:r>
        <w:rPr>
          <w:szCs w:val="24"/>
        </w:rPr>
        <w:t>式</w:t>
      </w:r>
      <w:r>
        <w:rPr>
          <w:rFonts w:hint="eastAsia"/>
          <w:szCs w:val="24"/>
        </w:rPr>
        <w:t>（</w:t>
      </w:r>
      <w:r>
        <w:rPr>
          <w:szCs w:val="24"/>
        </w:rPr>
        <w:t>3</w:t>
      </w:r>
      <w:r>
        <w:rPr>
          <w:rFonts w:hint="eastAsia"/>
          <w:szCs w:val="24"/>
        </w:rPr>
        <w:t>）中的矩阵</w:t>
      </w:r>
      <w:r w:rsidRPr="00CE61F3">
        <w:rPr>
          <w:position w:val="-6"/>
          <w:szCs w:val="24"/>
        </w:rPr>
        <w:object w:dxaOrig="320" w:dyaOrig="279" w14:anchorId="5BB15160">
          <v:shape id="_x0000_i1044" type="#_x0000_t75" style="width:15.6pt;height:13.8pt" o:ole="">
            <v:imagedata r:id="rId52" o:title=""/>
          </v:shape>
          <o:OLEObject Type="Embed" ProgID="Equation.DSMT4" ShapeID="_x0000_i1044" DrawAspect="Content" ObjectID="_1619930513" r:id="rId53"/>
        </w:object>
      </w:r>
      <w:r w:rsidRPr="00B6687F">
        <w:rPr>
          <w:rFonts w:hint="eastAsia"/>
          <w:szCs w:val="24"/>
        </w:rPr>
        <w:t>似为</w:t>
      </w:r>
      <w:r>
        <w:rPr>
          <w:rFonts w:hint="eastAsia"/>
          <w:szCs w:val="24"/>
        </w:rPr>
        <w:t>单位矩阵</w:t>
      </w:r>
      <w:r w:rsidRPr="00922E62">
        <w:rPr>
          <w:position w:val="-12"/>
          <w:szCs w:val="24"/>
        </w:rPr>
        <w:object w:dxaOrig="240" w:dyaOrig="360" w14:anchorId="3C8BAEE2">
          <v:shape id="_x0000_i1045" type="#_x0000_t75" style="width:12pt;height:18pt" o:ole="">
            <v:imagedata r:id="rId54" o:title=""/>
          </v:shape>
          <o:OLEObject Type="Embed" ProgID="Equation.DSMT4" ShapeID="_x0000_i1045" DrawAspect="Content" ObjectID="_1619930514" r:id="rId55"/>
        </w:object>
      </w:r>
      <w:r>
        <w:rPr>
          <w:szCs w:val="24"/>
        </w:rPr>
        <w:t xml:space="preserve"> </w:t>
      </w:r>
      <w:r>
        <w:rPr>
          <w:rFonts w:hint="eastAsia"/>
          <w:szCs w:val="24"/>
        </w:rPr>
        <w:t>式（</w:t>
      </w:r>
      <w:r>
        <w:rPr>
          <w:rFonts w:hint="eastAsia"/>
          <w:szCs w:val="24"/>
        </w:rPr>
        <w:t>2</w:t>
      </w:r>
      <w:r>
        <w:rPr>
          <w:rFonts w:hint="eastAsia"/>
          <w:szCs w:val="24"/>
        </w:rPr>
        <w:t>）中的</w:t>
      </w:r>
      <w:r w:rsidRPr="00020B6C">
        <w:rPr>
          <w:position w:val="-12"/>
          <w:szCs w:val="24"/>
        </w:rPr>
        <w:object w:dxaOrig="420" w:dyaOrig="360" w14:anchorId="55C0FA3A">
          <v:shape id="_x0000_i1046" type="#_x0000_t75" style="width:21pt;height:18pt" o:ole="">
            <v:imagedata r:id="rId56" o:title=""/>
          </v:shape>
          <o:OLEObject Type="Embed" ProgID="Equation.DSMT4" ShapeID="_x0000_i1046" DrawAspect="Content" ObjectID="_1619930515" r:id="rId57"/>
        </w:object>
      </w:r>
      <w:r>
        <w:rPr>
          <w:rFonts w:hint="eastAsia"/>
          <w:szCs w:val="24"/>
        </w:rPr>
        <w:t>变为</w:t>
      </w:r>
    </w:p>
    <w:p w14:paraId="218254BD" w14:textId="28738BAB" w:rsidR="00B34357" w:rsidRPr="0073441B" w:rsidRDefault="00B34357" w:rsidP="00B34357">
      <w:pPr>
        <w:pStyle w:val="MTDisplayEquation"/>
      </w:pPr>
      <w:r>
        <w:lastRenderedPageBreak/>
        <w:tab/>
      </w:r>
      <w:r w:rsidRPr="00020B6C">
        <w:rPr>
          <w:position w:val="-50"/>
        </w:rPr>
        <w:object w:dxaOrig="2460" w:dyaOrig="1120" w14:anchorId="7AE52229">
          <v:shape id="_x0000_i1047" type="#_x0000_t75" style="width:123pt;height:54.6pt" o:ole="">
            <v:imagedata r:id="rId58" o:title=""/>
          </v:shape>
          <o:OLEObject Type="Embed" ProgID="Equation.DSMT4" ShapeID="_x0000_i1047" DrawAspect="Content" ObjectID="_1619930516" r:id="rId5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7</w:instrText>
        </w:r>
      </w:fldSimple>
      <w:r w:rsidR="00BD18BB">
        <w:instrText>)</w:instrText>
      </w:r>
      <w:r w:rsidR="00BD18BB">
        <w:fldChar w:fldCharType="end"/>
      </w:r>
    </w:p>
    <w:p w14:paraId="1FF9936E" w14:textId="77777777" w:rsidR="00B34357" w:rsidRDefault="00B34357" w:rsidP="00B34357">
      <w:pPr>
        <w:ind w:firstLine="420"/>
        <w:rPr>
          <w:szCs w:val="24"/>
        </w:rPr>
      </w:pPr>
      <w:r>
        <w:rPr>
          <w:szCs w:val="24"/>
        </w:rPr>
        <w:t>最终</w:t>
      </w:r>
      <w:r>
        <w:rPr>
          <w:rFonts w:hint="eastAsia"/>
          <w:szCs w:val="24"/>
        </w:rPr>
        <w:t>，</w:t>
      </w:r>
      <w:r>
        <w:rPr>
          <w:szCs w:val="24"/>
        </w:rPr>
        <w:t>原始模型</w:t>
      </w:r>
      <w:r>
        <w:rPr>
          <w:rFonts w:hint="eastAsia"/>
          <w:szCs w:val="24"/>
        </w:rPr>
        <w:t>（</w:t>
      </w:r>
      <w:r>
        <w:rPr>
          <w:rFonts w:hint="eastAsia"/>
          <w:szCs w:val="24"/>
        </w:rPr>
        <w:t>1</w:t>
      </w:r>
      <w:r>
        <w:rPr>
          <w:rFonts w:hint="eastAsia"/>
          <w:szCs w:val="24"/>
        </w:rPr>
        <w:t>）</w:t>
      </w:r>
      <w:r>
        <w:rPr>
          <w:rFonts w:hint="eastAsia"/>
          <w:szCs w:val="24"/>
        </w:rPr>
        <w:t>~</w:t>
      </w:r>
      <w:r>
        <w:rPr>
          <w:rFonts w:hint="eastAsia"/>
          <w:szCs w:val="24"/>
        </w:rPr>
        <w:t>（</w:t>
      </w:r>
      <w:r>
        <w:rPr>
          <w:rFonts w:hint="eastAsia"/>
          <w:szCs w:val="24"/>
        </w:rPr>
        <w:t>4</w:t>
      </w:r>
      <w:r>
        <w:rPr>
          <w:rFonts w:hint="eastAsia"/>
          <w:szCs w:val="24"/>
        </w:rPr>
        <w:t>）</w:t>
      </w:r>
      <w:r>
        <w:rPr>
          <w:szCs w:val="24"/>
        </w:rPr>
        <w:t>解耦为三个线性模型</w:t>
      </w:r>
      <w:r>
        <w:rPr>
          <w:rFonts w:hint="eastAsia"/>
          <w:szCs w:val="24"/>
        </w:rPr>
        <w:t>，</w:t>
      </w:r>
      <w:r>
        <w:rPr>
          <w:szCs w:val="24"/>
        </w:rPr>
        <w:t>即水平位置通道模型</w:t>
      </w:r>
      <w:r>
        <w:rPr>
          <w:rFonts w:hint="eastAsia"/>
          <w:szCs w:val="24"/>
        </w:rPr>
        <w:t>，</w:t>
      </w:r>
      <w:r>
        <w:rPr>
          <w:szCs w:val="24"/>
        </w:rPr>
        <w:t>高度通道模型和姿态模型</w:t>
      </w:r>
      <w:r>
        <w:rPr>
          <w:rFonts w:hint="eastAsia"/>
          <w:szCs w:val="24"/>
        </w:rPr>
        <w:t>。</w:t>
      </w:r>
    </w:p>
    <w:p w14:paraId="4499A25A" w14:textId="0B3FC19B" w:rsidR="00B34357" w:rsidRPr="00901C03" w:rsidRDefault="00901C03" w:rsidP="00901C03">
      <w:pPr>
        <w:ind w:firstLine="420"/>
        <w:rPr>
          <w:b/>
          <w:szCs w:val="24"/>
        </w:rPr>
      </w:pPr>
      <w:r>
        <w:rPr>
          <w:rFonts w:hint="eastAsia"/>
          <w:b/>
          <w:szCs w:val="24"/>
        </w:rPr>
        <w:t>1</w:t>
      </w:r>
      <w:r>
        <w:rPr>
          <w:rFonts w:hint="eastAsia"/>
          <w:b/>
          <w:szCs w:val="24"/>
        </w:rPr>
        <w:t>、</w:t>
      </w:r>
      <w:r w:rsidR="00B34357" w:rsidRPr="00901C03">
        <w:rPr>
          <w:b/>
          <w:szCs w:val="24"/>
        </w:rPr>
        <w:t>水平位置通道模型</w:t>
      </w:r>
    </w:p>
    <w:p w14:paraId="54F623CC" w14:textId="77777777" w:rsidR="00B34357" w:rsidRDefault="00B34357" w:rsidP="00B3435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Pr>
          <w:rFonts w:hint="eastAsia"/>
          <w:szCs w:val="24"/>
          <w:lang w:val="el-GR"/>
        </w:rPr>
        <w:t>5</w:t>
      </w:r>
      <w:r>
        <w:rPr>
          <w:rFonts w:hint="eastAsia"/>
          <w:szCs w:val="24"/>
          <w:lang w:val="el-GR"/>
        </w:rPr>
        <w:t>）前两个式子化简为</w:t>
      </w:r>
    </w:p>
    <w:p w14:paraId="01C81F6E" w14:textId="7052EE1F" w:rsidR="00B34357" w:rsidRPr="00291C83" w:rsidRDefault="00B34357" w:rsidP="00B34357">
      <w:pPr>
        <w:pStyle w:val="MTDisplayEquation"/>
        <w:rPr>
          <w:lang w:val="el-GR"/>
        </w:rPr>
      </w:pPr>
      <w:r>
        <w:rPr>
          <w:lang w:val="el-GR"/>
        </w:rPr>
        <w:tab/>
      </w:r>
      <w:r w:rsidRPr="00291C83">
        <w:rPr>
          <w:position w:val="-34"/>
          <w:lang w:val="el-GR"/>
        </w:rPr>
        <w:object w:dxaOrig="1540" w:dyaOrig="800" w14:anchorId="435C8A90">
          <v:shape id="_x0000_i1048" type="#_x0000_t75" style="width:76.8pt;height:39.6pt" o:ole="">
            <v:imagedata r:id="rId60" o:title=""/>
          </v:shape>
          <o:OLEObject Type="Embed" ProgID="Equation.DSMT4" ShapeID="_x0000_i1048" DrawAspect="Content" ObjectID="_1619930517" r:id="rId61"/>
        </w:object>
      </w:r>
      <w:r>
        <w:rPr>
          <w:lang w:val="el-GR"/>
        </w:rPr>
        <w:t xml:space="preserve"> </w:t>
      </w:r>
      <w:r>
        <w:rPr>
          <w:lang w:val="el-GR"/>
        </w:rPr>
        <w:tab/>
      </w:r>
      <w:r w:rsidR="00BD18BB">
        <w:rPr>
          <w:lang w:val="el-GR"/>
        </w:rPr>
        <w:fldChar w:fldCharType="begin"/>
      </w:r>
      <w:r w:rsidR="00BD18BB">
        <w:rPr>
          <w:lang w:val="el-GR"/>
        </w:rPr>
        <w:instrText xml:space="preserve"> MACROBUTTON MTPlaceRef \* MERGEFORMAT </w:instrText>
      </w:r>
      <w:r w:rsidR="00BD18BB">
        <w:rPr>
          <w:lang w:val="el-GR"/>
        </w:rPr>
        <w:fldChar w:fldCharType="begin"/>
      </w:r>
      <w:r w:rsidR="00BD18BB">
        <w:rPr>
          <w:lang w:val="el-GR"/>
        </w:rPr>
        <w:instrText xml:space="preserve"> SEQ MTEqn \h \* MERGEFORMAT </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MTSec \c \* Arabic \* MERGEFORMAT </w:instrText>
      </w:r>
      <w:r w:rsidR="00BD18BB">
        <w:rPr>
          <w:lang w:val="el-GR"/>
        </w:rPr>
        <w:fldChar w:fldCharType="separate"/>
      </w:r>
      <w:r w:rsidR="0011278B">
        <w:rPr>
          <w:noProof/>
          <w:lang w:val="el-GR"/>
        </w:rPr>
        <w:instrText>2</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MTEqn \c \* Arabic \* MERGEFORMAT </w:instrText>
      </w:r>
      <w:r w:rsidR="00BD18BB">
        <w:rPr>
          <w:lang w:val="el-GR"/>
        </w:rPr>
        <w:fldChar w:fldCharType="separate"/>
      </w:r>
      <w:r w:rsidR="0011278B">
        <w:rPr>
          <w:noProof/>
          <w:lang w:val="el-GR"/>
        </w:rPr>
        <w:instrText>8</w:instrText>
      </w:r>
      <w:r w:rsidR="00BD18BB">
        <w:rPr>
          <w:lang w:val="el-GR"/>
        </w:rPr>
        <w:fldChar w:fldCharType="end"/>
      </w:r>
      <w:r w:rsidR="00BD18BB">
        <w:rPr>
          <w:lang w:val="el-GR"/>
        </w:rPr>
        <w:instrText>)</w:instrText>
      </w:r>
      <w:r w:rsidR="00BD18BB">
        <w:rPr>
          <w:lang w:val="el-GR"/>
        </w:rPr>
        <w:fldChar w:fldCharType="end"/>
      </w:r>
    </w:p>
    <w:p w14:paraId="756A7C06" w14:textId="77777777" w:rsidR="00B34357" w:rsidRDefault="00B34357" w:rsidP="002C184A">
      <w:pPr>
        <w:rPr>
          <w:szCs w:val="24"/>
        </w:rPr>
      </w:pPr>
      <w:r>
        <w:rPr>
          <w:rFonts w:hint="eastAsia"/>
          <w:szCs w:val="24"/>
        </w:rPr>
        <w:t>其中，</w:t>
      </w:r>
    </w:p>
    <w:p w14:paraId="1124F3D0" w14:textId="77777777" w:rsidR="00B34357" w:rsidRDefault="00B34357" w:rsidP="00B34357">
      <w:pPr>
        <w:ind w:firstLine="420"/>
        <w:jc w:val="center"/>
        <w:rPr>
          <w:iCs/>
          <w:szCs w:val="24"/>
          <w:lang w:val="el-GR"/>
        </w:rPr>
      </w:pPr>
      <w:r w:rsidRPr="00020B6C">
        <w:rPr>
          <w:iCs/>
          <w:position w:val="-34"/>
          <w:szCs w:val="24"/>
        </w:rPr>
        <w:object w:dxaOrig="6500" w:dyaOrig="800" w14:anchorId="503C7FF7">
          <v:shape id="_x0000_i1049" type="#_x0000_t75" style="width:324pt;height:39.6pt" o:ole="">
            <v:imagedata r:id="rId62" o:title=""/>
          </v:shape>
          <o:OLEObject Type="Embed" ProgID="Equation.DSMT4" ShapeID="_x0000_i1049" DrawAspect="Content" ObjectID="_1619930518" r:id="rId63"/>
        </w:object>
      </w:r>
      <w:r>
        <w:rPr>
          <w:iCs/>
          <w:szCs w:val="24"/>
          <w:lang w:val="el-GR"/>
        </w:rPr>
        <w:t xml:space="preserve"> </w:t>
      </w:r>
    </w:p>
    <w:p w14:paraId="069669EA" w14:textId="2CD80D78" w:rsidR="00B34357" w:rsidRDefault="00B34357" w:rsidP="00C61895">
      <w:pPr>
        <w:rPr>
          <w:iCs/>
          <w:szCs w:val="24"/>
        </w:rPr>
      </w:pPr>
      <w:r>
        <w:rPr>
          <w:iCs/>
          <w:szCs w:val="24"/>
          <w:lang w:val="el-GR"/>
        </w:rPr>
        <w:t>在水平通道模型</w:t>
      </w:r>
      <w:r>
        <w:rPr>
          <w:rFonts w:hint="eastAsia"/>
          <w:iCs/>
          <w:szCs w:val="24"/>
          <w:lang w:val="el-GR"/>
        </w:rPr>
        <w:t>（</w:t>
      </w:r>
      <w:r>
        <w:rPr>
          <w:iCs/>
          <w:szCs w:val="24"/>
          <w:lang w:val="el-GR"/>
        </w:rPr>
        <w:t>8</w:t>
      </w:r>
      <w:r>
        <w:rPr>
          <w:rFonts w:hint="eastAsia"/>
          <w:iCs/>
          <w:szCs w:val="24"/>
          <w:lang w:val="el-GR"/>
        </w:rPr>
        <w:t>）中，因为</w:t>
      </w:r>
      <w:r w:rsidRPr="00812444">
        <w:rPr>
          <w:position w:val="-14"/>
        </w:rPr>
        <w:object w:dxaOrig="639" w:dyaOrig="380" w14:anchorId="3C0615C6">
          <v:shape id="_x0000_i1050" type="#_x0000_t75" style="width:32.4pt;height:18pt" o:ole="">
            <v:imagedata r:id="rId64" o:title=""/>
          </v:shape>
          <o:OLEObject Type="Embed" ProgID="Equation.DSMT4" ShapeID="_x0000_i1050" DrawAspect="Content" ObjectID="_1619930519" r:id="rId65"/>
        </w:object>
      </w:r>
      <w:r w:rsidRPr="00E461C0">
        <w:rPr>
          <w:bCs/>
          <w:iCs/>
          <w:szCs w:val="24"/>
        </w:rPr>
        <w:fldChar w:fldCharType="begin"/>
      </w:r>
      <w:r w:rsidRPr="00E461C0">
        <w:rPr>
          <w:bCs/>
          <w:iCs/>
          <w:szCs w:val="24"/>
        </w:rPr>
        <w:instrText xml:space="preserve"> QUOTE </w:instrText>
      </w:r>
      <m:oMath>
        <m:r>
          <m:rPr>
            <m:sty m:val="p"/>
          </m:rPr>
          <w:rPr>
            <w:rFonts w:ascii="Cambria Math" w:hAnsi="Cambria Math"/>
            <w:szCs w:val="24"/>
          </w:rPr>
          <m:t>-g</m:t>
        </m:r>
        <m:sSub>
          <m:sSubPr>
            <m:ctrlPr>
              <w:rPr>
                <w:rFonts w:ascii="Cambria Math" w:hAnsi="Cambria Math"/>
                <w:b/>
                <w:bCs/>
                <w:i/>
                <w:iCs/>
                <w:szCs w:val="24"/>
              </w:rPr>
            </m:ctrlPr>
          </m:sSubPr>
          <m:e>
            <m:r>
              <m:rPr>
                <m:sty m:val="p"/>
              </m:rPr>
              <w:rPr>
                <w:rFonts w:ascii="Cambria Math" w:hAnsi="Cambria Math"/>
                <w:szCs w:val="24"/>
              </w:rPr>
              <m:t> A</m:t>
            </m:r>
          </m:e>
          <m:sub>
            <m:r>
              <m:rPr>
                <m:sty m:val="p"/>
              </m:rPr>
              <w:rPr>
                <w:rFonts w:ascii="Cambria Math" w:hAnsi="Cambria Math"/>
                <w:szCs w:val="24"/>
              </w:rPr>
              <m:t>Ψ</m:t>
            </m:r>
          </m:sub>
        </m:sSub>
      </m:oMath>
      <w:r w:rsidRPr="00E461C0">
        <w:rPr>
          <w:bCs/>
          <w:iCs/>
          <w:szCs w:val="24"/>
        </w:rPr>
        <w:instrText xml:space="preserve"> </w:instrText>
      </w:r>
      <w:r w:rsidRPr="00E461C0">
        <w:rPr>
          <w:bCs/>
          <w:iCs/>
          <w:szCs w:val="24"/>
        </w:rPr>
        <w:fldChar w:fldCharType="end"/>
      </w:r>
      <w:r w:rsidRPr="00C5223C">
        <w:rPr>
          <w:bCs/>
          <w:iCs/>
          <w:szCs w:val="24"/>
        </w:rPr>
        <w:t>已知</w:t>
      </w:r>
      <w:r>
        <w:rPr>
          <w:rFonts w:hint="eastAsia"/>
          <w:bCs/>
          <w:iCs/>
          <w:szCs w:val="24"/>
        </w:rPr>
        <w:t>，</w:t>
      </w:r>
      <w:r w:rsidRPr="00812444">
        <w:rPr>
          <w:position w:val="-14"/>
        </w:rPr>
        <w:object w:dxaOrig="639" w:dyaOrig="380" w14:anchorId="13BBD891">
          <v:shape id="_x0000_i1051" type="#_x0000_t75" style="width:32.4pt;height:18pt" o:ole="">
            <v:imagedata r:id="rId64" o:title=""/>
          </v:shape>
          <o:OLEObject Type="Embed" ProgID="Equation.DSMT4" ShapeID="_x0000_i1051" DrawAspect="Content" ObjectID="_1619930520" r:id="rId66"/>
        </w:object>
      </w:r>
      <w:r w:rsidRPr="00E461C0">
        <w:rPr>
          <w:bCs/>
          <w:iCs/>
          <w:szCs w:val="24"/>
        </w:rPr>
        <w:fldChar w:fldCharType="begin"/>
      </w:r>
      <w:r w:rsidRPr="00E461C0">
        <w:rPr>
          <w:bCs/>
          <w:iCs/>
          <w:szCs w:val="24"/>
        </w:rPr>
        <w:instrText xml:space="preserve"> QUOTE </w:instrText>
      </w:r>
      <m:oMath>
        <m:r>
          <m:rPr>
            <m:sty m:val="p"/>
          </m:rPr>
          <w:rPr>
            <w:rFonts w:ascii="Cambria Math" w:hAnsi="Cambria Math"/>
            <w:szCs w:val="24"/>
          </w:rPr>
          <m:t>-g</m:t>
        </m:r>
        <m:sSub>
          <m:sSubPr>
            <m:ctrlPr>
              <w:rPr>
                <w:rFonts w:ascii="Cambria Math" w:hAnsi="Cambria Math"/>
                <w:b/>
                <w:bCs/>
                <w:i/>
                <w:iCs/>
                <w:szCs w:val="24"/>
              </w:rPr>
            </m:ctrlPr>
          </m:sSubPr>
          <m:e>
            <m:r>
              <m:rPr>
                <m:sty m:val="p"/>
              </m:rPr>
              <w:rPr>
                <w:rFonts w:ascii="Cambria Math" w:hAnsi="Cambria Math"/>
                <w:szCs w:val="24"/>
              </w:rPr>
              <m:t> A</m:t>
            </m:r>
          </m:e>
          <m:sub>
            <m:r>
              <m:rPr>
                <m:sty m:val="p"/>
              </m:rPr>
              <w:rPr>
                <w:rFonts w:ascii="Cambria Math" w:hAnsi="Cambria Math"/>
                <w:szCs w:val="24"/>
              </w:rPr>
              <m:t>Ψ</m:t>
            </m:r>
          </m:sub>
        </m:sSub>
      </m:oMath>
      <w:r w:rsidRPr="00E461C0">
        <w:rPr>
          <w:bCs/>
          <w:iCs/>
          <w:szCs w:val="24"/>
        </w:rPr>
        <w:instrText xml:space="preserve"> </w:instrText>
      </w:r>
      <w:r w:rsidRPr="00E461C0">
        <w:rPr>
          <w:bCs/>
          <w:iCs/>
          <w:szCs w:val="24"/>
        </w:rPr>
        <w:fldChar w:fldCharType="end"/>
      </w:r>
      <w:r w:rsidRPr="00C5223C">
        <w:rPr>
          <w:bCs/>
          <w:iCs/>
          <w:szCs w:val="24"/>
        </w:rPr>
        <w:t>可以看作输入</w:t>
      </w:r>
      <w:r>
        <w:rPr>
          <w:rFonts w:hint="eastAsia"/>
          <w:bCs/>
          <w:iCs/>
          <w:szCs w:val="24"/>
        </w:rPr>
        <w:t>，</w:t>
      </w:r>
      <w:r w:rsidRPr="00812444">
        <w:rPr>
          <w:position w:val="-12"/>
        </w:rPr>
        <w:object w:dxaOrig="300" w:dyaOrig="360" w14:anchorId="6A839951">
          <v:shape id="_x0000_i1052" type="#_x0000_t75" style="width:15pt;height:18pt" o:ole="">
            <v:imagedata r:id="rId67" o:title=""/>
          </v:shape>
          <o:OLEObject Type="Embed" ProgID="Equation.DSMT4" ShapeID="_x0000_i1052" DrawAspect="Content" ObjectID="_1619930521" r:id="rId68"/>
        </w:object>
      </w:r>
      <w:r w:rsidRPr="00C5223C">
        <w:rPr>
          <w:iCs/>
          <w:szCs w:val="24"/>
        </w:rPr>
        <w:t>看成输出</w:t>
      </w:r>
      <w:r>
        <w:rPr>
          <w:rFonts w:hint="eastAsia"/>
          <w:iCs/>
          <w:szCs w:val="24"/>
        </w:rPr>
        <w:t>，</w:t>
      </w:r>
      <w:r>
        <w:rPr>
          <w:iCs/>
          <w:szCs w:val="24"/>
        </w:rPr>
        <w:t>水平位置通道模型</w:t>
      </w:r>
      <w:r>
        <w:rPr>
          <w:rFonts w:hint="eastAsia"/>
          <w:iCs/>
          <w:szCs w:val="24"/>
        </w:rPr>
        <w:t>（</w:t>
      </w:r>
      <w:r>
        <w:rPr>
          <w:iCs/>
          <w:szCs w:val="24"/>
        </w:rPr>
        <w:t>8</w:t>
      </w:r>
      <w:r>
        <w:rPr>
          <w:rFonts w:hint="eastAsia"/>
          <w:iCs/>
          <w:szCs w:val="24"/>
        </w:rPr>
        <w:t>）实质上是一个线性模型。</w:t>
      </w:r>
    </w:p>
    <w:p w14:paraId="5369E1B1" w14:textId="02DE73C5" w:rsidR="00B34357" w:rsidRPr="00901C03" w:rsidRDefault="00901C03" w:rsidP="00901C03">
      <w:pPr>
        <w:ind w:firstLine="420"/>
        <w:rPr>
          <w:b/>
          <w:szCs w:val="24"/>
          <w:lang w:val="el-GR"/>
        </w:rPr>
      </w:pPr>
      <w:r>
        <w:rPr>
          <w:rFonts w:hint="eastAsia"/>
          <w:b/>
          <w:szCs w:val="24"/>
          <w:lang w:val="el-GR"/>
        </w:rPr>
        <w:t>2</w:t>
      </w:r>
      <w:r>
        <w:rPr>
          <w:rFonts w:hint="eastAsia"/>
          <w:b/>
          <w:szCs w:val="24"/>
          <w:lang w:val="el-GR"/>
        </w:rPr>
        <w:t>、</w:t>
      </w:r>
      <w:r w:rsidR="00B34357" w:rsidRPr="00901C03">
        <w:rPr>
          <w:rFonts w:hint="eastAsia"/>
          <w:b/>
          <w:szCs w:val="24"/>
          <w:lang w:val="el-GR"/>
        </w:rPr>
        <w:t>高度通道模型</w:t>
      </w:r>
    </w:p>
    <w:p w14:paraId="2004192C" w14:textId="77777777" w:rsidR="00B34357" w:rsidRDefault="00B34357" w:rsidP="00B3435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Pr>
          <w:rFonts w:hint="eastAsia"/>
          <w:szCs w:val="24"/>
          <w:lang w:val="el-GR"/>
        </w:rPr>
        <w:t>5</w:t>
      </w:r>
      <w:r>
        <w:rPr>
          <w:rFonts w:hint="eastAsia"/>
          <w:szCs w:val="24"/>
          <w:lang w:val="el-GR"/>
        </w:rPr>
        <w:t>）第三个式子化简为</w:t>
      </w:r>
    </w:p>
    <w:p w14:paraId="5846669A" w14:textId="6EC83274" w:rsidR="00B34357" w:rsidRDefault="00B34357" w:rsidP="00B34357">
      <w:pPr>
        <w:pStyle w:val="MTDisplayEquation"/>
        <w:rPr>
          <w:lang w:val="el-GR"/>
        </w:rPr>
      </w:pPr>
      <w:r>
        <w:rPr>
          <w:lang w:val="el-GR"/>
        </w:rPr>
        <w:tab/>
      </w:r>
      <w:r w:rsidRPr="0043044C">
        <w:rPr>
          <w:position w:val="-46"/>
          <w:lang w:val="el-GR"/>
        </w:rPr>
        <w:object w:dxaOrig="1200" w:dyaOrig="1040" w14:anchorId="559DAAB1">
          <v:shape id="_x0000_i1053" type="#_x0000_t75" style="width:60pt;height:51.6pt" o:ole="">
            <v:imagedata r:id="rId69" o:title=""/>
          </v:shape>
          <o:OLEObject Type="Embed" ProgID="Equation.DSMT4" ShapeID="_x0000_i1053" DrawAspect="Content" ObjectID="_1619930522" r:id="rId70"/>
        </w:object>
      </w:r>
      <w:r>
        <w:rPr>
          <w:lang w:val="el-GR"/>
        </w:rPr>
        <w:t xml:space="preserve"> </w:t>
      </w:r>
      <w:r>
        <w:rPr>
          <w:lang w:val="el-GR"/>
        </w:rPr>
        <w:tab/>
      </w:r>
      <w:r w:rsidR="00BD18BB">
        <w:rPr>
          <w:lang w:val="el-GR"/>
        </w:rPr>
        <w:fldChar w:fldCharType="begin"/>
      </w:r>
      <w:r w:rsidR="00BD18BB">
        <w:rPr>
          <w:lang w:val="el-GR"/>
        </w:rPr>
        <w:instrText xml:space="preserve"> MACROBUTTON MTPlaceRef \* MERGEFORMAT </w:instrText>
      </w:r>
      <w:r w:rsidR="00BD18BB">
        <w:rPr>
          <w:lang w:val="el-GR"/>
        </w:rPr>
        <w:fldChar w:fldCharType="begin"/>
      </w:r>
      <w:r w:rsidR="00BD18BB">
        <w:rPr>
          <w:lang w:val="el-GR"/>
        </w:rPr>
        <w:instrText xml:space="preserve"> SEQ MTEqn \h \* MERGEFORMAT </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MTSec \c \* Arabic \* MERGEFORMAT </w:instrText>
      </w:r>
      <w:r w:rsidR="00BD18BB">
        <w:rPr>
          <w:lang w:val="el-GR"/>
        </w:rPr>
        <w:fldChar w:fldCharType="separate"/>
      </w:r>
      <w:r w:rsidR="0011278B">
        <w:rPr>
          <w:noProof/>
          <w:lang w:val="el-GR"/>
        </w:rPr>
        <w:instrText>2</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MTEqn \c \* Arabic \* MERGEFORMAT </w:instrText>
      </w:r>
      <w:r w:rsidR="00BD18BB">
        <w:rPr>
          <w:lang w:val="el-GR"/>
        </w:rPr>
        <w:fldChar w:fldCharType="separate"/>
      </w:r>
      <w:r w:rsidR="0011278B">
        <w:rPr>
          <w:noProof/>
          <w:lang w:val="el-GR"/>
        </w:rPr>
        <w:instrText>9</w:instrText>
      </w:r>
      <w:r w:rsidR="00BD18BB">
        <w:rPr>
          <w:lang w:val="el-GR"/>
        </w:rPr>
        <w:fldChar w:fldCharType="end"/>
      </w:r>
      <w:r w:rsidR="00BD18BB">
        <w:rPr>
          <w:lang w:val="el-GR"/>
        </w:rPr>
        <w:instrText>)</w:instrText>
      </w:r>
      <w:r w:rsidR="00BD18BB">
        <w:rPr>
          <w:lang w:val="el-GR"/>
        </w:rPr>
        <w:fldChar w:fldCharType="end"/>
      </w:r>
    </w:p>
    <w:p w14:paraId="1FDB15F0" w14:textId="0DE7DE1B" w:rsidR="00B34357" w:rsidRDefault="00B34357" w:rsidP="002C184A">
      <w:pPr>
        <w:rPr>
          <w:bCs/>
          <w:iCs/>
          <w:szCs w:val="24"/>
        </w:rPr>
      </w:pPr>
      <w:r w:rsidRPr="00C5223C">
        <w:rPr>
          <w:szCs w:val="24"/>
        </w:rPr>
        <w:t>与水平通道</w:t>
      </w:r>
      <w:r>
        <w:rPr>
          <w:szCs w:val="24"/>
        </w:rPr>
        <w:t>模型化简不同</w:t>
      </w:r>
      <w:r>
        <w:rPr>
          <w:rFonts w:hint="eastAsia"/>
          <w:szCs w:val="24"/>
        </w:rPr>
        <w:t>，</w:t>
      </w:r>
      <w:r w:rsidRPr="00812444">
        <w:rPr>
          <w:position w:val="-24"/>
        </w:rPr>
        <w:object w:dxaOrig="639" w:dyaOrig="620" w14:anchorId="1CAA2238">
          <v:shape id="_x0000_i1054" type="#_x0000_t75" style="width:32.4pt;height:31.2pt" o:ole="">
            <v:imagedata r:id="rId71" o:title=""/>
          </v:shape>
          <o:OLEObject Type="Embed" ProgID="Equation.DSMT4" ShapeID="_x0000_i1054" DrawAspect="Content" ObjectID="_1619930523" r:id="rId72"/>
        </w:object>
      </w:r>
      <w:r>
        <w:rPr>
          <w:bCs/>
          <w:iCs/>
          <w:szCs w:val="24"/>
        </w:rPr>
        <w:t>不是高阶无穷小</w:t>
      </w:r>
      <w:r>
        <w:rPr>
          <w:rFonts w:hint="eastAsia"/>
          <w:bCs/>
          <w:iCs/>
          <w:szCs w:val="24"/>
        </w:rPr>
        <w:t>，</w:t>
      </w:r>
      <w:r>
        <w:rPr>
          <w:bCs/>
          <w:iCs/>
          <w:szCs w:val="24"/>
        </w:rPr>
        <w:t>因此不能忽略</w:t>
      </w:r>
      <w:r>
        <w:rPr>
          <w:rFonts w:hint="eastAsia"/>
          <w:bCs/>
          <w:iCs/>
          <w:szCs w:val="24"/>
        </w:rPr>
        <w:t>，</w:t>
      </w:r>
      <w:r>
        <w:rPr>
          <w:bCs/>
          <w:iCs/>
          <w:szCs w:val="24"/>
        </w:rPr>
        <w:t>否则高度通道没有输入了</w:t>
      </w:r>
      <w:r>
        <w:rPr>
          <w:rFonts w:hint="eastAsia"/>
          <w:bCs/>
          <w:iCs/>
          <w:szCs w:val="24"/>
        </w:rPr>
        <w:t>。</w:t>
      </w:r>
      <w:r>
        <w:rPr>
          <w:bCs/>
          <w:iCs/>
          <w:szCs w:val="24"/>
        </w:rPr>
        <w:t>显然</w:t>
      </w:r>
      <w:r>
        <w:rPr>
          <w:rFonts w:hint="eastAsia"/>
          <w:bCs/>
          <w:iCs/>
          <w:szCs w:val="24"/>
        </w:rPr>
        <w:t>，</w:t>
      </w:r>
      <w:r>
        <w:rPr>
          <w:bCs/>
          <w:iCs/>
          <w:szCs w:val="24"/>
        </w:rPr>
        <w:t>高度通道模型也是一个线性模型</w:t>
      </w:r>
      <w:r>
        <w:rPr>
          <w:rFonts w:hint="eastAsia"/>
          <w:bCs/>
          <w:iCs/>
          <w:szCs w:val="24"/>
        </w:rPr>
        <w:t>。</w:t>
      </w:r>
    </w:p>
    <w:p w14:paraId="32E5528F" w14:textId="26A65870" w:rsidR="00B34357" w:rsidRPr="00901C03" w:rsidRDefault="00901C03" w:rsidP="00901C03">
      <w:pPr>
        <w:ind w:firstLine="420"/>
        <w:rPr>
          <w:b/>
          <w:bCs/>
          <w:iCs/>
          <w:szCs w:val="24"/>
        </w:rPr>
      </w:pPr>
      <w:r>
        <w:rPr>
          <w:rFonts w:hint="eastAsia"/>
          <w:b/>
          <w:bCs/>
          <w:iCs/>
          <w:szCs w:val="24"/>
        </w:rPr>
        <w:t>3</w:t>
      </w:r>
      <w:r>
        <w:rPr>
          <w:rFonts w:hint="eastAsia"/>
          <w:b/>
          <w:bCs/>
          <w:iCs/>
          <w:szCs w:val="24"/>
        </w:rPr>
        <w:t>、</w:t>
      </w:r>
      <w:r w:rsidR="00B34357" w:rsidRPr="00901C03">
        <w:rPr>
          <w:b/>
          <w:bCs/>
          <w:iCs/>
          <w:szCs w:val="24"/>
        </w:rPr>
        <w:t>姿态模型</w:t>
      </w:r>
    </w:p>
    <w:p w14:paraId="229CFE89" w14:textId="77777777" w:rsidR="00B34357" w:rsidRDefault="00B34357" w:rsidP="00B34357">
      <w:pPr>
        <w:ind w:firstLine="420"/>
        <w:rPr>
          <w:bCs/>
          <w:iCs/>
          <w:szCs w:val="24"/>
        </w:rPr>
      </w:pPr>
      <w:r>
        <w:rPr>
          <w:rFonts w:hint="eastAsia"/>
          <w:bCs/>
          <w:iCs/>
          <w:szCs w:val="24"/>
        </w:rPr>
        <w:t>联立（</w:t>
      </w:r>
      <w:r>
        <w:rPr>
          <w:rFonts w:hint="eastAsia"/>
          <w:bCs/>
          <w:iCs/>
          <w:szCs w:val="24"/>
        </w:rPr>
        <w:t>3</w:t>
      </w:r>
      <w:r>
        <w:rPr>
          <w:rFonts w:hint="eastAsia"/>
          <w:bCs/>
          <w:iCs/>
          <w:szCs w:val="24"/>
        </w:rPr>
        <w:t>）和（</w:t>
      </w:r>
      <w:r>
        <w:rPr>
          <w:rFonts w:hint="eastAsia"/>
          <w:bCs/>
          <w:iCs/>
          <w:szCs w:val="24"/>
        </w:rPr>
        <w:t>4</w:t>
      </w:r>
      <w:r>
        <w:rPr>
          <w:rFonts w:hint="eastAsia"/>
          <w:bCs/>
          <w:iCs/>
          <w:szCs w:val="24"/>
        </w:rPr>
        <w:t>）可得到如下姿态模型：</w:t>
      </w:r>
    </w:p>
    <w:p w14:paraId="7BDD854A" w14:textId="6E275FD6" w:rsidR="00B34357" w:rsidRPr="00C5223C" w:rsidRDefault="00B34357" w:rsidP="00B34357">
      <w:pPr>
        <w:pStyle w:val="MTDisplayEquation"/>
      </w:pPr>
      <w:r>
        <w:tab/>
      </w:r>
      <w:r w:rsidRPr="0043044C">
        <w:rPr>
          <w:position w:val="-32"/>
        </w:rPr>
        <w:object w:dxaOrig="859" w:dyaOrig="760" w14:anchorId="0DC05909">
          <v:shape id="_x0000_i1055" type="#_x0000_t75" style="width:43.8pt;height:38.4pt" o:ole="">
            <v:imagedata r:id="rId73" o:title=""/>
          </v:shape>
          <o:OLEObject Type="Embed" ProgID="Equation.DSMT4" ShapeID="_x0000_i1055" DrawAspect="Content" ObjectID="_1619930524" r:id="rId7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10</w:instrText>
        </w:r>
      </w:fldSimple>
      <w:r w:rsidR="00BD18BB">
        <w:instrText>)</w:instrText>
      </w:r>
      <w:r w:rsidR="00BD18BB">
        <w:fldChar w:fldCharType="end"/>
      </w:r>
    </w:p>
    <w:p w14:paraId="7C4F5892" w14:textId="77777777" w:rsidR="00B34357" w:rsidRPr="006F3F4A" w:rsidRDefault="00B34357" w:rsidP="002C184A">
      <w:pPr>
        <w:rPr>
          <w:szCs w:val="24"/>
        </w:rPr>
      </w:pPr>
      <w:r w:rsidRPr="006F3F4A">
        <w:rPr>
          <w:rFonts w:hint="eastAsia"/>
          <w:szCs w:val="24"/>
        </w:rPr>
        <w:t>这也是一个线性模型。</w:t>
      </w:r>
    </w:p>
    <w:p w14:paraId="7B7FE4DA" w14:textId="60ABACD6" w:rsidR="00B34357" w:rsidRPr="006F3F4A" w:rsidRDefault="00B34357" w:rsidP="00580607">
      <w:pPr>
        <w:ind w:firstLine="420"/>
        <w:rPr>
          <w:szCs w:val="24"/>
        </w:rPr>
      </w:pPr>
      <w:r w:rsidRPr="006F3F4A">
        <w:rPr>
          <w:szCs w:val="24"/>
        </w:rPr>
        <w:t>将多旋翼模型从非线性模型线性化后</w:t>
      </w:r>
      <w:r w:rsidRPr="006F3F4A">
        <w:rPr>
          <w:rFonts w:hint="eastAsia"/>
          <w:szCs w:val="24"/>
        </w:rPr>
        <w:t>，</w:t>
      </w:r>
      <w:r w:rsidRPr="006F3F4A">
        <w:rPr>
          <w:szCs w:val="24"/>
        </w:rPr>
        <w:t>得到水平通道模型</w:t>
      </w:r>
      <w:r w:rsidRPr="006F3F4A">
        <w:rPr>
          <w:rFonts w:hint="eastAsia"/>
          <w:szCs w:val="24"/>
        </w:rPr>
        <w:t>、</w:t>
      </w:r>
      <w:r w:rsidRPr="006F3F4A">
        <w:rPr>
          <w:szCs w:val="24"/>
        </w:rPr>
        <w:t>高度通道模型</w:t>
      </w:r>
      <w:r w:rsidRPr="006F3F4A">
        <w:rPr>
          <w:rFonts w:hint="eastAsia"/>
          <w:szCs w:val="24"/>
        </w:rPr>
        <w:t>、</w:t>
      </w:r>
      <w:r w:rsidRPr="006F3F4A">
        <w:rPr>
          <w:szCs w:val="24"/>
        </w:rPr>
        <w:t>姿态模型三个通道模型</w:t>
      </w:r>
      <w:r w:rsidRPr="006F3F4A">
        <w:rPr>
          <w:rFonts w:hint="eastAsia"/>
          <w:szCs w:val="24"/>
        </w:rPr>
        <w:t>，</w:t>
      </w:r>
      <w:r w:rsidRPr="006F3F4A">
        <w:rPr>
          <w:szCs w:val="24"/>
        </w:rPr>
        <w:t>可以非常直观地得到期望多旋翼速度</w:t>
      </w:r>
      <w:r w:rsidRPr="006F3F4A">
        <w:rPr>
          <w:rFonts w:hint="eastAsia"/>
          <w:szCs w:val="24"/>
        </w:rPr>
        <w:t>、</w:t>
      </w:r>
      <w:r w:rsidRPr="006F3F4A">
        <w:rPr>
          <w:szCs w:val="24"/>
        </w:rPr>
        <w:t>角速度和控制向量</w:t>
      </w:r>
      <w:r w:rsidRPr="006F3F4A">
        <w:rPr>
          <w:position w:val="-14"/>
          <w:szCs w:val="24"/>
        </w:rPr>
        <w:object w:dxaOrig="1500" w:dyaOrig="400" w14:anchorId="27245682">
          <v:shape id="_x0000_i1056" type="#_x0000_t75" style="width:75pt;height:20.4pt" o:ole="">
            <v:imagedata r:id="rId75" o:title=""/>
          </v:shape>
          <o:OLEObject Type="Embed" ProgID="Equation.DSMT4" ShapeID="_x0000_i1056" DrawAspect="Content" ObjectID="_1619930525" r:id="rId76"/>
        </w:object>
      </w:r>
      <w:r w:rsidRPr="006F3F4A">
        <w:rPr>
          <w:szCs w:val="24"/>
        </w:rPr>
        <w:t xml:space="preserve"> </w:t>
      </w:r>
      <w:r w:rsidRPr="006F3F4A">
        <w:rPr>
          <w:szCs w:val="24"/>
        </w:rPr>
        <w:t>之间的线性方程关系</w:t>
      </w:r>
      <w:r w:rsidRPr="006F3F4A">
        <w:rPr>
          <w:rFonts w:hint="eastAsia"/>
          <w:szCs w:val="24"/>
        </w:rPr>
        <w:t>。</w:t>
      </w:r>
    </w:p>
    <w:p w14:paraId="747B79ED" w14:textId="79C3A98B" w:rsidR="00B34357" w:rsidRDefault="006E6C76" w:rsidP="00AB7018">
      <w:pPr>
        <w:pStyle w:val="2"/>
        <w:rPr>
          <w:szCs w:val="24"/>
        </w:rPr>
      </w:pPr>
      <w:bookmarkStart w:id="46" w:name="_Toc8029065"/>
      <w:bookmarkStart w:id="47" w:name="_Toc9265366"/>
      <w:r>
        <w:rPr>
          <w:rFonts w:hint="eastAsia"/>
          <w:szCs w:val="24"/>
        </w:rPr>
        <w:t>2</w:t>
      </w:r>
      <w:r>
        <w:rPr>
          <w:szCs w:val="24"/>
        </w:rPr>
        <w:t>.2</w:t>
      </w:r>
      <w:r w:rsidR="00B34357">
        <w:rPr>
          <w:rFonts w:hint="eastAsia"/>
          <w:szCs w:val="24"/>
        </w:rPr>
        <w:t>视觉成像模型</w:t>
      </w:r>
      <w:bookmarkEnd w:id="46"/>
      <w:bookmarkEnd w:id="47"/>
    </w:p>
    <w:p w14:paraId="40016751" w14:textId="08870580" w:rsidR="00B34357" w:rsidRDefault="00B34357" w:rsidP="00B34357">
      <w:pPr>
        <w:rPr>
          <w:szCs w:val="24"/>
        </w:rPr>
      </w:pPr>
      <w:r>
        <w:rPr>
          <w:szCs w:val="24"/>
        </w:rPr>
        <w:tab/>
      </w:r>
      <w:r>
        <w:rPr>
          <w:szCs w:val="24"/>
        </w:rPr>
        <w:t>在建立摄像机模型之前</w:t>
      </w:r>
      <w:r w:rsidR="004211B7">
        <w:rPr>
          <w:rFonts w:hint="eastAsia"/>
          <w:szCs w:val="24"/>
        </w:rPr>
        <w:t>，</w:t>
      </w:r>
      <w:r>
        <w:rPr>
          <w:szCs w:val="24"/>
        </w:rPr>
        <w:t>首先</w:t>
      </w:r>
      <w:r w:rsidR="004211B7">
        <w:rPr>
          <w:szCs w:val="24"/>
        </w:rPr>
        <w:t>需要</w:t>
      </w:r>
      <w:r>
        <w:rPr>
          <w:szCs w:val="24"/>
        </w:rPr>
        <w:t>明确相机坐标系</w:t>
      </w:r>
      <w:r>
        <w:rPr>
          <w:rFonts w:hint="eastAsia"/>
          <w:szCs w:val="24"/>
        </w:rPr>
        <w:t>，</w:t>
      </w:r>
      <w:r w:rsidR="004211B7">
        <w:rPr>
          <w:szCs w:val="24"/>
        </w:rPr>
        <w:t>世界坐标系</w:t>
      </w:r>
      <w:r w:rsidR="004211B7">
        <w:rPr>
          <w:rFonts w:hint="eastAsia"/>
          <w:szCs w:val="24"/>
        </w:rPr>
        <w:t>，</w:t>
      </w:r>
      <w:r>
        <w:rPr>
          <w:szCs w:val="24"/>
        </w:rPr>
        <w:t>图像</w:t>
      </w:r>
      <w:r w:rsidR="004211B7">
        <w:rPr>
          <w:szCs w:val="24"/>
        </w:rPr>
        <w:t>物理</w:t>
      </w:r>
      <w:r>
        <w:rPr>
          <w:szCs w:val="24"/>
        </w:rPr>
        <w:t>坐标系和</w:t>
      </w:r>
      <w:r w:rsidR="004211B7">
        <w:rPr>
          <w:rFonts w:hint="eastAsia"/>
          <w:szCs w:val="24"/>
        </w:rPr>
        <w:t>图像</w:t>
      </w:r>
      <w:r w:rsidR="004211B7">
        <w:rPr>
          <w:szCs w:val="24"/>
        </w:rPr>
        <w:t>像素</w:t>
      </w:r>
      <w:r>
        <w:rPr>
          <w:szCs w:val="24"/>
        </w:rPr>
        <w:t>坐标系</w:t>
      </w:r>
      <w:r w:rsidR="004211B7">
        <w:rPr>
          <w:rFonts w:hint="eastAsia"/>
          <w:szCs w:val="24"/>
        </w:rPr>
        <w:t>的</w:t>
      </w:r>
      <w:r>
        <w:rPr>
          <w:szCs w:val="24"/>
        </w:rPr>
        <w:t>关系</w:t>
      </w:r>
      <w:r>
        <w:rPr>
          <w:rFonts w:hint="eastAsia"/>
          <w:szCs w:val="24"/>
        </w:rPr>
        <w:t>。</w:t>
      </w:r>
    </w:p>
    <w:p w14:paraId="3EEAA1E4" w14:textId="4BA1A106" w:rsidR="00887570" w:rsidRDefault="00887570" w:rsidP="00887570">
      <w:pPr>
        <w:pStyle w:val="3"/>
      </w:pPr>
      <w:r>
        <w:rPr>
          <w:rFonts w:hint="eastAsia"/>
        </w:rPr>
        <w:t>2.2.1</w:t>
      </w:r>
      <w:r>
        <w:t xml:space="preserve"> </w:t>
      </w:r>
      <w:r>
        <w:rPr>
          <w:rFonts w:hint="eastAsia"/>
        </w:rPr>
        <w:t>坐标系定义</w:t>
      </w:r>
    </w:p>
    <w:p w14:paraId="10E56FC3" w14:textId="52CEC7E0" w:rsidR="00B34357" w:rsidRDefault="00B34357" w:rsidP="00B34357">
      <w:pPr>
        <w:ind w:firstLine="420"/>
        <w:rPr>
          <w:szCs w:val="24"/>
        </w:rPr>
      </w:pPr>
      <w:r w:rsidRPr="00863D1C">
        <w:rPr>
          <w:rFonts w:hint="eastAsia"/>
          <w:szCs w:val="24"/>
        </w:rPr>
        <w:t>世界坐标系</w:t>
      </w:r>
      <w:r w:rsidR="00980869">
        <w:rPr>
          <w:rFonts w:hint="eastAsia"/>
          <w:szCs w:val="24"/>
        </w:rPr>
        <w:t>是</w:t>
      </w:r>
      <w:r w:rsidR="004211B7">
        <w:rPr>
          <w:rFonts w:hint="eastAsia"/>
          <w:szCs w:val="24"/>
        </w:rPr>
        <w:t>描述</w:t>
      </w:r>
      <w:r w:rsidRPr="00863D1C">
        <w:rPr>
          <w:rFonts w:hint="eastAsia"/>
          <w:szCs w:val="24"/>
        </w:rPr>
        <w:t>摄像机的位置以及空间物体位置的坐标系，一般使用的是三维直角坐标系。这个坐标系的选定没有特殊的要求。</w:t>
      </w:r>
    </w:p>
    <w:p w14:paraId="4CFD3D71" w14:textId="747A26C9" w:rsidR="00B34357" w:rsidRDefault="00B34357" w:rsidP="00B34357">
      <w:pPr>
        <w:ind w:firstLine="420"/>
        <w:rPr>
          <w:szCs w:val="24"/>
        </w:rPr>
      </w:pPr>
      <w:r w:rsidRPr="00863D1C">
        <w:rPr>
          <w:rFonts w:hint="eastAsia"/>
          <w:szCs w:val="24"/>
        </w:rPr>
        <w:t>相机坐标系使用</w:t>
      </w:r>
      <w:r w:rsidR="000632C2">
        <w:rPr>
          <w:rFonts w:hint="eastAsia"/>
          <w:szCs w:val="24"/>
        </w:rPr>
        <w:t>的是</w:t>
      </w:r>
      <w:r w:rsidRPr="00863D1C">
        <w:rPr>
          <w:rFonts w:hint="eastAsia"/>
          <w:szCs w:val="24"/>
        </w:rPr>
        <w:t>三维直角坐标系</w:t>
      </w:r>
      <w:r w:rsidRPr="00E56F8A">
        <w:rPr>
          <w:szCs w:val="24"/>
        </w:rPr>
        <w:t>，</w:t>
      </w:r>
      <w:r w:rsidR="000632C2" w:rsidRPr="000632C2">
        <w:rPr>
          <w:position w:val="-4"/>
          <w:szCs w:val="24"/>
        </w:rPr>
        <w:object w:dxaOrig="200" w:dyaOrig="200" w14:anchorId="4B7D49B9">
          <v:shape id="_x0000_i1057" type="#_x0000_t75" style="width:9.6pt;height:9.6pt" o:ole="">
            <v:imagedata r:id="rId77" o:title=""/>
          </v:shape>
          <o:OLEObject Type="Embed" ProgID="Equation.DSMT4" ShapeID="_x0000_i1057" DrawAspect="Content" ObjectID="_1619930526" r:id="rId78"/>
        </w:object>
      </w:r>
      <w:r w:rsidRPr="00863D1C">
        <w:rPr>
          <w:rFonts w:hint="eastAsia"/>
          <w:szCs w:val="24"/>
        </w:rPr>
        <w:t>轴方向指</w:t>
      </w:r>
      <w:r w:rsidR="007C7933">
        <w:rPr>
          <w:rFonts w:hint="eastAsia"/>
          <w:szCs w:val="24"/>
        </w:rPr>
        <w:t>出</w:t>
      </w:r>
      <w:r w:rsidRPr="00863D1C">
        <w:rPr>
          <w:rFonts w:hint="eastAsia"/>
          <w:szCs w:val="24"/>
        </w:rPr>
        <w:t>屏幕，</w:t>
      </w:r>
      <w:r w:rsidR="007C7933" w:rsidRPr="00863D1C">
        <w:rPr>
          <w:rFonts w:hint="eastAsia"/>
          <w:szCs w:val="24"/>
        </w:rPr>
        <w:t>垂直</w:t>
      </w:r>
      <w:r w:rsidR="007C7933">
        <w:rPr>
          <w:rFonts w:hint="eastAsia"/>
          <w:szCs w:val="24"/>
        </w:rPr>
        <w:t>于</w:t>
      </w:r>
      <w:r w:rsidRPr="00863D1C">
        <w:rPr>
          <w:rFonts w:hint="eastAsia"/>
          <w:szCs w:val="24"/>
        </w:rPr>
        <w:t>摄像机镜头，</w:t>
      </w:r>
      <w:r w:rsidR="007C7933" w:rsidRPr="00863D1C">
        <w:rPr>
          <w:rFonts w:hint="eastAsia"/>
          <w:szCs w:val="24"/>
        </w:rPr>
        <w:t>摄像机镜头光</w:t>
      </w:r>
      <w:proofErr w:type="gramStart"/>
      <w:r w:rsidR="007C7933" w:rsidRPr="00863D1C">
        <w:rPr>
          <w:rFonts w:hint="eastAsia"/>
          <w:szCs w:val="24"/>
        </w:rPr>
        <w:t>心作为</w:t>
      </w:r>
      <w:proofErr w:type="gramEnd"/>
      <w:r w:rsidR="007C7933" w:rsidRPr="00863D1C">
        <w:rPr>
          <w:rFonts w:hint="eastAsia"/>
          <w:szCs w:val="24"/>
        </w:rPr>
        <w:t>原点</w:t>
      </w:r>
      <w:r w:rsidR="007C7933" w:rsidRPr="000632C2">
        <w:rPr>
          <w:position w:val="-6"/>
          <w:szCs w:val="24"/>
        </w:rPr>
        <w:object w:dxaOrig="240" w:dyaOrig="279" w14:anchorId="7F1988DC">
          <v:shape id="_x0000_i1058" type="#_x0000_t75" style="width:12pt;height:14.4pt" o:ole="">
            <v:imagedata r:id="rId79" o:title=""/>
          </v:shape>
          <o:OLEObject Type="Embed" ProgID="Equation.DSMT4" ShapeID="_x0000_i1058" DrawAspect="Content" ObjectID="_1619930527" r:id="rId80"/>
        </w:object>
      </w:r>
      <w:r w:rsidR="007C7933">
        <w:rPr>
          <w:rFonts w:hint="eastAsia"/>
          <w:szCs w:val="24"/>
        </w:rPr>
        <w:t>，</w:t>
      </w:r>
      <w:r w:rsidR="007C7933" w:rsidRPr="00863D1C">
        <w:rPr>
          <w:rFonts w:hint="eastAsia"/>
          <w:szCs w:val="24"/>
        </w:rPr>
        <w:t>平面</w:t>
      </w:r>
      <w:r w:rsidR="000632C2" w:rsidRPr="000632C2">
        <w:rPr>
          <w:position w:val="-10"/>
          <w:szCs w:val="24"/>
        </w:rPr>
        <w:object w:dxaOrig="540" w:dyaOrig="260" w14:anchorId="2625028F">
          <v:shape id="_x0000_i1059" type="#_x0000_t75" style="width:27pt;height:13.2pt" o:ole="">
            <v:imagedata r:id="rId81" o:title=""/>
          </v:shape>
          <o:OLEObject Type="Embed" ProgID="Equation.DSMT4" ShapeID="_x0000_i1059" DrawAspect="Content" ObjectID="_1619930528" r:id="rId82"/>
        </w:object>
      </w:r>
      <w:r w:rsidRPr="00863D1C">
        <w:rPr>
          <w:rFonts w:hint="eastAsia"/>
          <w:szCs w:val="24"/>
        </w:rPr>
        <w:t>平行于屏幕，且</w:t>
      </w:r>
      <w:r w:rsidR="000632C2" w:rsidRPr="000632C2">
        <w:rPr>
          <w:position w:val="-6"/>
          <w:szCs w:val="24"/>
        </w:rPr>
        <w:object w:dxaOrig="200" w:dyaOrig="220" w14:anchorId="5B105370">
          <v:shape id="_x0000_i1060" type="#_x0000_t75" style="width:9.6pt;height:10.8pt" o:ole="">
            <v:imagedata r:id="rId83" o:title=""/>
          </v:shape>
          <o:OLEObject Type="Embed" ProgID="Equation.DSMT4" ShapeID="_x0000_i1060" DrawAspect="Content" ObjectID="_1619930529" r:id="rId84"/>
        </w:object>
      </w:r>
      <w:r w:rsidRPr="00863D1C">
        <w:rPr>
          <w:rFonts w:hint="eastAsia"/>
          <w:szCs w:val="24"/>
        </w:rPr>
        <w:t>轴、</w:t>
      </w:r>
      <w:r w:rsidR="000632C2" w:rsidRPr="000632C2">
        <w:rPr>
          <w:position w:val="-10"/>
          <w:szCs w:val="24"/>
        </w:rPr>
        <w:object w:dxaOrig="220" w:dyaOrig="260" w14:anchorId="220D23F4">
          <v:shape id="_x0000_i1061" type="#_x0000_t75" style="width:10.8pt;height:13.2pt" o:ole="">
            <v:imagedata r:id="rId85" o:title=""/>
          </v:shape>
          <o:OLEObject Type="Embed" ProgID="Equation.DSMT4" ShapeID="_x0000_i1061" DrawAspect="Content" ObjectID="_1619930530" r:id="rId86"/>
        </w:object>
      </w:r>
      <w:r w:rsidRPr="00863D1C">
        <w:rPr>
          <w:rFonts w:hint="eastAsia"/>
          <w:szCs w:val="24"/>
        </w:rPr>
        <w:t>轴分别与图像像素坐标系的</w:t>
      </w:r>
      <w:r w:rsidR="000632C2" w:rsidRPr="000632C2">
        <w:rPr>
          <w:position w:val="-6"/>
          <w:szCs w:val="24"/>
        </w:rPr>
        <w:object w:dxaOrig="200" w:dyaOrig="220" w14:anchorId="42F55EF9">
          <v:shape id="_x0000_i1062" type="#_x0000_t75" style="width:9.6pt;height:10.8pt" o:ole="">
            <v:imagedata r:id="rId83" o:title=""/>
          </v:shape>
          <o:OLEObject Type="Embed" ProgID="Equation.DSMT4" ShapeID="_x0000_i1062" DrawAspect="Content" ObjectID="_1619930531" r:id="rId87"/>
        </w:object>
      </w:r>
      <w:r w:rsidRPr="00863D1C">
        <w:rPr>
          <w:rFonts w:hint="eastAsia"/>
          <w:szCs w:val="24"/>
        </w:rPr>
        <w:t>轴</w:t>
      </w:r>
      <w:r w:rsidR="000632C2">
        <w:rPr>
          <w:rFonts w:hint="eastAsia"/>
          <w:szCs w:val="24"/>
        </w:rPr>
        <w:t>、</w:t>
      </w:r>
      <w:r w:rsidR="000632C2" w:rsidRPr="000632C2">
        <w:rPr>
          <w:position w:val="-10"/>
          <w:szCs w:val="24"/>
        </w:rPr>
        <w:object w:dxaOrig="220" w:dyaOrig="260" w14:anchorId="3D8ADB64">
          <v:shape id="_x0000_i1063" type="#_x0000_t75" style="width:10.8pt;height:13.2pt" o:ole="">
            <v:imagedata r:id="rId85" o:title=""/>
          </v:shape>
          <o:OLEObject Type="Embed" ProgID="Equation.DSMT4" ShapeID="_x0000_i1063" DrawAspect="Content" ObjectID="_1619930532" r:id="rId88"/>
        </w:object>
      </w:r>
      <w:r w:rsidRPr="00863D1C">
        <w:rPr>
          <w:rFonts w:hint="eastAsia"/>
          <w:szCs w:val="24"/>
        </w:rPr>
        <w:t>轴平行。</w:t>
      </w:r>
    </w:p>
    <w:p w14:paraId="2A2AFB55" w14:textId="6CF8FDAD" w:rsidR="00B34357" w:rsidRDefault="00B34357" w:rsidP="00B34357">
      <w:pPr>
        <w:ind w:firstLine="420"/>
        <w:rPr>
          <w:szCs w:val="24"/>
        </w:rPr>
      </w:pPr>
      <w:r w:rsidRPr="00863D1C">
        <w:rPr>
          <w:rFonts w:hint="eastAsia"/>
          <w:szCs w:val="24"/>
        </w:rPr>
        <w:t>图像像素坐标系</w:t>
      </w:r>
      <w:r w:rsidR="007C7933">
        <w:rPr>
          <w:rFonts w:hint="eastAsia"/>
          <w:szCs w:val="24"/>
        </w:rPr>
        <w:t>是</w:t>
      </w:r>
      <w:r w:rsidRPr="00863D1C">
        <w:rPr>
          <w:rFonts w:hint="eastAsia"/>
          <w:szCs w:val="24"/>
        </w:rPr>
        <w:t>直角坐标系，</w:t>
      </w:r>
      <w:r w:rsidR="007C7933" w:rsidRPr="00863D1C">
        <w:rPr>
          <w:rFonts w:hint="eastAsia"/>
          <w:szCs w:val="24"/>
        </w:rPr>
        <w:t>坐标</w:t>
      </w:r>
      <w:r w:rsidR="007C7933">
        <w:rPr>
          <w:rFonts w:hint="eastAsia"/>
          <w:szCs w:val="24"/>
        </w:rPr>
        <w:t>的</w:t>
      </w:r>
      <w:r w:rsidR="007C7933" w:rsidRPr="00863D1C">
        <w:rPr>
          <w:rFonts w:hint="eastAsia"/>
          <w:szCs w:val="24"/>
        </w:rPr>
        <w:t>原点</w:t>
      </w:r>
      <w:r w:rsidR="007C7933">
        <w:rPr>
          <w:rFonts w:hint="eastAsia"/>
          <w:szCs w:val="24"/>
        </w:rPr>
        <w:t>在</w:t>
      </w:r>
      <w:r w:rsidRPr="00863D1C">
        <w:rPr>
          <w:rFonts w:hint="eastAsia"/>
          <w:szCs w:val="24"/>
        </w:rPr>
        <w:t>图像的左上角，两条坐标轴分别指示行数和列数，</w:t>
      </w:r>
      <w:r w:rsidR="007C7933" w:rsidRPr="00863D1C">
        <w:rPr>
          <w:rFonts w:hint="eastAsia"/>
          <w:szCs w:val="24"/>
        </w:rPr>
        <w:t>衡量单位</w:t>
      </w:r>
      <w:r w:rsidRPr="00863D1C">
        <w:rPr>
          <w:rFonts w:hint="eastAsia"/>
          <w:szCs w:val="24"/>
        </w:rPr>
        <w:t>使用图像</w:t>
      </w:r>
      <w:r w:rsidR="0046442A">
        <w:rPr>
          <w:rFonts w:hint="eastAsia"/>
          <w:szCs w:val="24"/>
        </w:rPr>
        <w:t>像素</w:t>
      </w:r>
      <w:r w:rsidRPr="00863D1C">
        <w:rPr>
          <w:rFonts w:hint="eastAsia"/>
          <w:szCs w:val="24"/>
        </w:rPr>
        <w:t>。</w:t>
      </w:r>
    </w:p>
    <w:p w14:paraId="4DF8B934" w14:textId="00BF8CC3" w:rsidR="00B34357" w:rsidRDefault="00B34357" w:rsidP="00B34357">
      <w:pPr>
        <w:ind w:firstLine="420"/>
        <w:rPr>
          <w:szCs w:val="24"/>
        </w:rPr>
      </w:pPr>
      <w:r w:rsidRPr="00863D1C">
        <w:rPr>
          <w:rFonts w:hint="eastAsia"/>
          <w:szCs w:val="24"/>
        </w:rPr>
        <w:t>图像物理坐标系</w:t>
      </w:r>
      <w:r w:rsidR="0046442A">
        <w:rPr>
          <w:rFonts w:hint="eastAsia"/>
          <w:szCs w:val="24"/>
        </w:rPr>
        <w:t>同样是</w:t>
      </w:r>
      <w:r w:rsidRPr="00863D1C">
        <w:rPr>
          <w:rFonts w:hint="eastAsia"/>
          <w:szCs w:val="24"/>
        </w:rPr>
        <w:t>直角坐标系，</w:t>
      </w:r>
      <w:r w:rsidR="0046442A" w:rsidRPr="00863D1C">
        <w:rPr>
          <w:rFonts w:hint="eastAsia"/>
          <w:szCs w:val="24"/>
        </w:rPr>
        <w:t>坐标系原点</w:t>
      </w:r>
      <w:r w:rsidRPr="00863D1C">
        <w:rPr>
          <w:rFonts w:hint="eastAsia"/>
          <w:szCs w:val="24"/>
        </w:rPr>
        <w:t>一般</w:t>
      </w:r>
      <w:r w:rsidR="0046442A">
        <w:rPr>
          <w:rFonts w:hint="eastAsia"/>
          <w:szCs w:val="24"/>
        </w:rPr>
        <w:t>在</w:t>
      </w:r>
      <w:r w:rsidRPr="00863D1C">
        <w:rPr>
          <w:rFonts w:hint="eastAsia"/>
          <w:szCs w:val="24"/>
        </w:rPr>
        <w:t>图像的中心，两条轴分别与图像像素坐标系的平行，</w:t>
      </w:r>
      <w:r w:rsidR="0046442A" w:rsidRPr="00863D1C">
        <w:rPr>
          <w:rFonts w:hint="eastAsia"/>
          <w:szCs w:val="24"/>
        </w:rPr>
        <w:t>衡量单位</w:t>
      </w:r>
      <w:r w:rsidR="0046442A">
        <w:rPr>
          <w:rFonts w:hint="eastAsia"/>
          <w:szCs w:val="24"/>
        </w:rPr>
        <w:t>是</w:t>
      </w:r>
      <w:r w:rsidRPr="00863D1C">
        <w:rPr>
          <w:rFonts w:hint="eastAsia"/>
          <w:szCs w:val="24"/>
        </w:rPr>
        <w:t>毫米。图像像素坐标系描述的是产生的图片，图像物理坐标系描述的是成像平面。</w:t>
      </w:r>
    </w:p>
    <w:p w14:paraId="26D780ED" w14:textId="33E11B64" w:rsidR="00B675CD" w:rsidRDefault="00B34357" w:rsidP="00B34357">
      <w:pPr>
        <w:ind w:firstLine="420"/>
        <w:rPr>
          <w:szCs w:val="24"/>
        </w:rPr>
      </w:pPr>
      <w:r w:rsidRPr="007044CD">
        <w:rPr>
          <w:rFonts w:hint="eastAsia"/>
          <w:szCs w:val="24"/>
        </w:rPr>
        <w:t>将坐标为</w:t>
      </w:r>
      <w:r w:rsidRPr="00AF01CD">
        <w:rPr>
          <w:position w:val="-10"/>
          <w:szCs w:val="24"/>
        </w:rPr>
        <w:object w:dxaOrig="800" w:dyaOrig="320" w14:anchorId="38178175">
          <v:shape id="_x0000_i1064" type="#_x0000_t75" style="width:39.6pt;height:15.6pt" o:ole="">
            <v:imagedata r:id="rId89" o:title=""/>
          </v:shape>
          <o:OLEObject Type="Embed" ProgID="Equation.DSMT4" ShapeID="_x0000_i1064" DrawAspect="Content" ObjectID="_1619930533" r:id="rId90"/>
        </w:object>
      </w:r>
      <w:r w:rsidRPr="007044CD">
        <w:rPr>
          <w:rFonts w:hint="eastAsia"/>
          <w:szCs w:val="24"/>
        </w:rPr>
        <w:t>的物理点</w:t>
      </w:r>
      <w:r w:rsidRPr="007044CD">
        <w:rPr>
          <w:position w:val="-12"/>
          <w:szCs w:val="24"/>
        </w:rPr>
        <w:object w:dxaOrig="240" w:dyaOrig="360" w14:anchorId="78CE433C">
          <v:shape id="_x0000_i1065" type="#_x0000_t75" style="width:12pt;height:18pt" o:ole="">
            <v:imagedata r:id="rId91" o:title=""/>
          </v:shape>
          <o:OLEObject Type="Embed" ProgID="Equation.DSMT4" ShapeID="_x0000_i1065" DrawAspect="Content" ObjectID="_1619930534" r:id="rId92"/>
        </w:object>
      </w:r>
      <w:r w:rsidRPr="007044CD">
        <w:rPr>
          <w:rFonts w:hint="eastAsia"/>
          <w:szCs w:val="24"/>
        </w:rPr>
        <w:t>映射到投影平面上坐标为</w:t>
      </w:r>
      <w:r w:rsidRPr="00AF01CD">
        <w:rPr>
          <w:position w:val="-10"/>
          <w:szCs w:val="24"/>
        </w:rPr>
        <w:object w:dxaOrig="560" w:dyaOrig="320" w14:anchorId="1BF65DEB">
          <v:shape id="_x0000_i1066" type="#_x0000_t75" style="width:27.6pt;height:15.6pt" o:ole="">
            <v:imagedata r:id="rId93" o:title=""/>
          </v:shape>
          <o:OLEObject Type="Embed" ProgID="Equation.DSMT4" ShapeID="_x0000_i1066" DrawAspect="Content" ObjectID="_1619930535" r:id="rId94"/>
        </w:object>
      </w:r>
      <w:r>
        <w:rPr>
          <w:rFonts w:hint="eastAsia"/>
          <w:szCs w:val="24"/>
        </w:rPr>
        <w:t>的点的过程叫投影变换。</w:t>
      </w:r>
      <w:r w:rsidR="0046442A">
        <w:rPr>
          <w:rFonts w:hint="eastAsia"/>
          <w:szCs w:val="24"/>
        </w:rPr>
        <w:t>必须使用齐次坐标进行</w:t>
      </w:r>
      <w:r>
        <w:rPr>
          <w:rFonts w:hint="eastAsia"/>
          <w:szCs w:val="24"/>
        </w:rPr>
        <w:t>这种变换。</w:t>
      </w:r>
    </w:p>
    <w:p w14:paraId="64798E9A" w14:textId="576D3A32" w:rsidR="00B34357" w:rsidRDefault="00B34357" w:rsidP="00887570">
      <w:pPr>
        <w:ind w:firstLine="420"/>
        <w:rPr>
          <w:szCs w:val="24"/>
        </w:rPr>
      </w:pPr>
      <w:r w:rsidRPr="007044CD">
        <w:rPr>
          <w:rFonts w:hint="eastAsia"/>
          <w:szCs w:val="24"/>
        </w:rPr>
        <w:t>齐次坐标：齐次坐标就是一个</w:t>
      </w:r>
      <w:r>
        <w:rPr>
          <w:rFonts w:hint="eastAsia"/>
          <w:szCs w:val="24"/>
        </w:rPr>
        <w:t>n</w:t>
      </w:r>
      <w:r w:rsidRPr="007044CD">
        <w:rPr>
          <w:rFonts w:hint="eastAsia"/>
          <w:szCs w:val="24"/>
        </w:rPr>
        <w:t>维向量的</w:t>
      </w:r>
      <w:r w:rsidRPr="007044CD">
        <w:rPr>
          <w:rFonts w:hint="eastAsia"/>
          <w:szCs w:val="24"/>
        </w:rPr>
        <w:t xml:space="preserve">n+1 </w:t>
      </w:r>
      <w:r>
        <w:rPr>
          <w:rFonts w:hint="eastAsia"/>
          <w:szCs w:val="24"/>
        </w:rPr>
        <w:t>维矢量表示</w:t>
      </w:r>
      <w:r w:rsidR="0046442A">
        <w:rPr>
          <w:rFonts w:hint="eastAsia"/>
          <w:szCs w:val="24"/>
        </w:rPr>
        <w:t>方法，</w:t>
      </w:r>
      <w:r>
        <w:rPr>
          <w:rFonts w:hint="eastAsia"/>
          <w:szCs w:val="24"/>
        </w:rPr>
        <w:t>其集合意义可理解为三维空间</w:t>
      </w:r>
      <w:r w:rsidR="003E4758">
        <w:rPr>
          <w:rFonts w:hint="eastAsia"/>
          <w:szCs w:val="24"/>
        </w:rPr>
        <w:t>的剖视图，即某一维是常数的三维坐标，作为二维平面</w:t>
      </w:r>
      <w:r w:rsidRPr="007044CD">
        <w:rPr>
          <w:rFonts w:hint="eastAsia"/>
          <w:szCs w:val="24"/>
        </w:rPr>
        <w:t>。</w:t>
      </w:r>
    </w:p>
    <w:p w14:paraId="26608655" w14:textId="6AA61EAB" w:rsidR="00B34357" w:rsidRDefault="00887570" w:rsidP="00887570">
      <w:pPr>
        <w:pStyle w:val="3"/>
      </w:pPr>
      <w:r>
        <w:rPr>
          <w:rFonts w:hint="eastAsia"/>
        </w:rPr>
        <w:t>2.2.2</w:t>
      </w:r>
      <w:r>
        <w:t xml:space="preserve"> </w:t>
      </w:r>
      <w:r w:rsidR="00B34357" w:rsidRPr="007044CD">
        <w:rPr>
          <w:rFonts w:hint="eastAsia"/>
        </w:rPr>
        <w:t>针孔模型</w:t>
      </w:r>
    </w:p>
    <w:p w14:paraId="600E434B" w14:textId="075F9875" w:rsidR="00B34357" w:rsidRDefault="00B34357" w:rsidP="00B34357">
      <w:pPr>
        <w:ind w:firstLine="420"/>
        <w:jc w:val="left"/>
        <w:rPr>
          <w:szCs w:val="24"/>
        </w:rPr>
      </w:pPr>
      <w:r w:rsidRPr="007044CD">
        <w:rPr>
          <w:rFonts w:hint="eastAsia"/>
          <w:szCs w:val="24"/>
        </w:rPr>
        <w:t>对于假想的针孔摄像机，从</w:t>
      </w:r>
      <w:r w:rsidR="008F4D96" w:rsidRPr="007044CD">
        <w:rPr>
          <w:rFonts w:hint="eastAsia"/>
          <w:szCs w:val="24"/>
        </w:rPr>
        <w:t>屏幕</w:t>
      </w:r>
      <w:r w:rsidR="008F4D96">
        <w:rPr>
          <w:rFonts w:hint="eastAsia"/>
          <w:szCs w:val="24"/>
        </w:rPr>
        <w:t>到</w:t>
      </w:r>
      <w:r w:rsidRPr="007044CD">
        <w:rPr>
          <w:rFonts w:hint="eastAsia"/>
          <w:szCs w:val="24"/>
        </w:rPr>
        <w:t>针孔的距离</w:t>
      </w:r>
      <w:r w:rsidR="008F4D96">
        <w:rPr>
          <w:rFonts w:hint="eastAsia"/>
          <w:szCs w:val="24"/>
        </w:rPr>
        <w:t>作为</w:t>
      </w:r>
      <w:r w:rsidRPr="007044CD">
        <w:rPr>
          <w:rFonts w:hint="eastAsia"/>
          <w:szCs w:val="24"/>
        </w:rPr>
        <w:t>焦距。</w:t>
      </w:r>
      <w:r w:rsidR="008F4D96">
        <w:rPr>
          <w:rFonts w:hint="eastAsia"/>
          <w:szCs w:val="24"/>
        </w:rPr>
        <w:t>符号表示：</w:t>
      </w:r>
      <w:r w:rsidR="00E75D40" w:rsidRPr="00E75D40">
        <w:rPr>
          <w:position w:val="-10"/>
          <w:szCs w:val="24"/>
        </w:rPr>
        <w:object w:dxaOrig="240" w:dyaOrig="320" w14:anchorId="755C064F">
          <v:shape id="_x0000_i1067" type="#_x0000_t75" style="width:12pt;height:15.6pt" o:ole="">
            <v:imagedata r:id="rId95" o:title=""/>
          </v:shape>
          <o:OLEObject Type="Embed" ProgID="Equation.DSMT4" ShapeID="_x0000_i1067" DrawAspect="Content" ObjectID="_1619930536" r:id="rId96"/>
        </w:object>
      </w:r>
      <w:r w:rsidRPr="007044CD">
        <w:rPr>
          <w:rFonts w:hint="eastAsia"/>
          <w:szCs w:val="24"/>
        </w:rPr>
        <w:t>是摄像机焦距，</w:t>
      </w:r>
      <w:r w:rsidR="00E75D40" w:rsidRPr="00E75D40">
        <w:rPr>
          <w:position w:val="-4"/>
          <w:szCs w:val="24"/>
        </w:rPr>
        <w:object w:dxaOrig="240" w:dyaOrig="260" w14:anchorId="21C81C5E">
          <v:shape id="_x0000_i1068" type="#_x0000_t75" style="width:12pt;height:12.6pt" o:ole="">
            <v:imagedata r:id="rId97" o:title=""/>
          </v:shape>
          <o:OLEObject Type="Embed" ProgID="Equation.DSMT4" ShapeID="_x0000_i1068" DrawAspect="Content" ObjectID="_1619930537" r:id="rId98"/>
        </w:object>
      </w:r>
      <w:r w:rsidRPr="007044CD">
        <w:rPr>
          <w:rFonts w:hint="eastAsia"/>
          <w:szCs w:val="24"/>
        </w:rPr>
        <w:t>是摄像机到物体的距离，</w:t>
      </w:r>
      <w:r w:rsidR="00E75D40" w:rsidRPr="00E75D40">
        <w:rPr>
          <w:position w:val="-4"/>
          <w:szCs w:val="24"/>
        </w:rPr>
        <w:object w:dxaOrig="279" w:dyaOrig="260" w14:anchorId="21C6BCB8">
          <v:shape id="_x0000_i1069" type="#_x0000_t75" style="width:14.4pt;height:12.6pt" o:ole="">
            <v:imagedata r:id="rId99" o:title=""/>
          </v:shape>
          <o:OLEObject Type="Embed" ProgID="Equation.DSMT4" ShapeID="_x0000_i1069" DrawAspect="Content" ObjectID="_1619930538" r:id="rId100"/>
        </w:object>
      </w:r>
      <w:r w:rsidRPr="007044CD">
        <w:rPr>
          <w:rFonts w:hint="eastAsia"/>
          <w:szCs w:val="24"/>
        </w:rPr>
        <w:t>是物体长度，则</w:t>
      </w:r>
      <w:r w:rsidRPr="007044CD">
        <w:rPr>
          <w:position w:val="-10"/>
          <w:szCs w:val="24"/>
        </w:rPr>
        <w:object w:dxaOrig="1320" w:dyaOrig="320" w14:anchorId="557DC36E">
          <v:shape id="_x0000_i1070" type="#_x0000_t75" style="width:66pt;height:15.6pt" o:ole="">
            <v:imagedata r:id="rId101" o:title=""/>
          </v:shape>
          <o:OLEObject Type="Embed" ProgID="Equation.DSMT4" ShapeID="_x0000_i1070" DrawAspect="Content" ObjectID="_1619930539" r:id="rId102"/>
        </w:object>
      </w:r>
      <w:r w:rsidRPr="007044CD">
        <w:rPr>
          <w:rFonts w:hint="eastAsia"/>
          <w:szCs w:val="24"/>
        </w:rPr>
        <w:t>。</w:t>
      </w:r>
      <w:r w:rsidRPr="009B28D6">
        <w:rPr>
          <w:rFonts w:hint="eastAsia"/>
          <w:szCs w:val="24"/>
        </w:rPr>
        <w:t>假设世界坐标系原点在光心，即和相机坐标系重合，</w:t>
      </w:r>
      <w:r>
        <w:rPr>
          <w:rFonts w:hint="eastAsia"/>
          <w:szCs w:val="24"/>
        </w:rPr>
        <w:t>如图</w:t>
      </w:r>
      <w:r w:rsidR="00E15944">
        <w:rPr>
          <w:szCs w:val="24"/>
        </w:rPr>
        <w:t>2.1</w:t>
      </w:r>
      <w:r>
        <w:rPr>
          <w:rFonts w:hint="eastAsia"/>
          <w:szCs w:val="24"/>
        </w:rPr>
        <w:t>，</w:t>
      </w:r>
      <w:r w:rsidRPr="009B28D6">
        <w:rPr>
          <w:rFonts w:hint="eastAsia"/>
          <w:szCs w:val="24"/>
        </w:rPr>
        <w:t>然后将成像平面</w:t>
      </w:r>
      <w:r w:rsidR="008F4D96" w:rsidRPr="009B28D6">
        <w:rPr>
          <w:rFonts w:hint="eastAsia"/>
          <w:szCs w:val="24"/>
        </w:rPr>
        <w:t>理想化</w:t>
      </w:r>
      <w:r w:rsidRPr="009B28D6">
        <w:rPr>
          <w:rFonts w:hint="eastAsia"/>
          <w:szCs w:val="24"/>
        </w:rPr>
        <w:t>到光心的前方，这样方便</w:t>
      </w:r>
      <w:r w:rsidR="008F4D96">
        <w:rPr>
          <w:rFonts w:hint="eastAsia"/>
          <w:szCs w:val="24"/>
        </w:rPr>
        <w:t>进行</w:t>
      </w:r>
      <w:r w:rsidRPr="009B28D6">
        <w:rPr>
          <w:rFonts w:hint="eastAsia"/>
          <w:szCs w:val="24"/>
        </w:rPr>
        <w:t>计算。</w:t>
      </w:r>
    </w:p>
    <w:p w14:paraId="1E387AFA" w14:textId="64218F60" w:rsidR="00B34357" w:rsidRDefault="00E75D40" w:rsidP="00B34357">
      <w:pPr>
        <w:ind w:firstLine="420"/>
        <w:jc w:val="center"/>
        <w:rPr>
          <w:noProof/>
        </w:rPr>
      </w:pPr>
      <w:r>
        <w:rPr>
          <w:noProof/>
        </w:rPr>
        <w:lastRenderedPageBreak/>
        <w:drawing>
          <wp:inline distT="0" distB="0" distL="0" distR="0" wp14:anchorId="768644FE" wp14:editId="4429673D">
            <wp:extent cx="3733800" cy="3733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针孔模型.png"/>
                    <pic:cNvPicPr/>
                  </pic:nvPicPr>
                  <pic:blipFill>
                    <a:blip r:embed="rId103">
                      <a:extLst>
                        <a:ext uri="{28A0092B-C50C-407E-A947-70E740481C1C}">
                          <a14:useLocalDpi xmlns:a14="http://schemas.microsoft.com/office/drawing/2010/main" val="0"/>
                        </a:ext>
                      </a:extLst>
                    </a:blip>
                    <a:stretch>
                      <a:fillRect/>
                    </a:stretch>
                  </pic:blipFill>
                  <pic:spPr>
                    <a:xfrm>
                      <a:off x="0" y="0"/>
                      <a:ext cx="3734326" cy="3734326"/>
                    </a:xfrm>
                    <a:prstGeom prst="rect">
                      <a:avLst/>
                    </a:prstGeom>
                  </pic:spPr>
                </pic:pic>
              </a:graphicData>
            </a:graphic>
          </wp:inline>
        </w:drawing>
      </w:r>
    </w:p>
    <w:p w14:paraId="77D27D6B" w14:textId="6963593C" w:rsidR="00B34357" w:rsidRPr="00E90A49" w:rsidRDefault="00B34357" w:rsidP="00B34357">
      <w:pPr>
        <w:ind w:firstLine="420"/>
        <w:jc w:val="center"/>
        <w:rPr>
          <w:rFonts w:ascii="宋体" w:hAnsi="宋体"/>
          <w:noProof/>
          <w:sz w:val="21"/>
          <w:szCs w:val="21"/>
        </w:rPr>
      </w:pPr>
      <w:r w:rsidRPr="00E90A49">
        <w:rPr>
          <w:rFonts w:ascii="宋体" w:hAnsi="宋体"/>
          <w:kern w:val="0"/>
          <w:sz w:val="21"/>
          <w:szCs w:val="21"/>
        </w:rPr>
        <w:t>图</w:t>
      </w:r>
      <w:r w:rsidR="00E15944">
        <w:rPr>
          <w:kern w:val="0"/>
          <w:sz w:val="21"/>
          <w:szCs w:val="21"/>
        </w:rPr>
        <w:t>2.1</w:t>
      </w:r>
      <w:r w:rsidRPr="00E90A49">
        <w:rPr>
          <w:rFonts w:ascii="宋体" w:hAnsi="宋体"/>
          <w:kern w:val="0"/>
          <w:sz w:val="21"/>
          <w:szCs w:val="21"/>
        </w:rPr>
        <w:t xml:space="preserve"> 相机坐标系与物理坐标系映射关系</w:t>
      </w:r>
    </w:p>
    <w:p w14:paraId="61225F57" w14:textId="63D24600" w:rsidR="00B34357" w:rsidRDefault="00B34357" w:rsidP="00B34357">
      <w:pPr>
        <w:rPr>
          <w:noProof/>
          <w:szCs w:val="24"/>
        </w:rPr>
      </w:pPr>
      <w:r>
        <w:rPr>
          <w:noProof/>
        </w:rPr>
        <w:tab/>
      </w:r>
      <w:r w:rsidRPr="009B28D6">
        <w:rPr>
          <w:rFonts w:hint="eastAsia"/>
          <w:noProof/>
          <w:szCs w:val="24"/>
        </w:rPr>
        <w:t>此时，给一个世界坐标系中的点</w:t>
      </w:r>
      <w:r w:rsidRPr="00AF01CD">
        <w:rPr>
          <w:noProof/>
          <w:position w:val="-10"/>
          <w:szCs w:val="24"/>
        </w:rPr>
        <w:object w:dxaOrig="940" w:dyaOrig="320" w14:anchorId="486B0083">
          <v:shape id="_x0000_i1071" type="#_x0000_t75" style="width:47.4pt;height:15.6pt" o:ole="">
            <v:imagedata r:id="rId104" o:title=""/>
          </v:shape>
          <o:OLEObject Type="Embed" ProgID="Equation.DSMT4" ShapeID="_x0000_i1071" DrawAspect="Content" ObjectID="_1619930540" r:id="rId105"/>
        </w:object>
      </w:r>
      <w:r>
        <w:rPr>
          <w:rFonts w:hint="eastAsia"/>
          <w:noProof/>
          <w:szCs w:val="24"/>
        </w:rPr>
        <w:t>（</w: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则由于假设，该点在相机坐标系下坐标也是</w:t>
      </w:r>
      <w:r w:rsidRPr="00AF01CD">
        <w:rPr>
          <w:noProof/>
          <w:position w:val="-10"/>
          <w:szCs w:val="24"/>
        </w:rPr>
        <w:object w:dxaOrig="940" w:dyaOrig="320" w14:anchorId="4BFF7103">
          <v:shape id="_x0000_i1072" type="#_x0000_t75" style="width:47.4pt;height:15.6pt" o:ole="">
            <v:imagedata r:id="rId106" o:title=""/>
          </v:shape>
          <o:OLEObject Type="Embed" ProgID="Equation.DSMT4" ShapeID="_x0000_i1072" DrawAspect="Content" ObjectID="_1619930541" r:id="rId107"/>
        </w:object>
      </w:r>
      <w:r w:rsidRPr="009B28D6">
        <w:rPr>
          <w:rFonts w:hint="eastAsia"/>
          <w:noProof/>
          <w:szCs w:val="24"/>
        </w:rPr>
        <w:t>，它经过投影变换产生的成像平面上图像物理坐标系下的点坐标为</w:t>
      </w:r>
      <w:r w:rsidRPr="009B28D6">
        <w:rPr>
          <w:rFonts w:hint="eastAsia"/>
          <w:noProof/>
          <w:szCs w:val="24"/>
        </w:rPr>
        <w:t xml:space="preserve"> </w:t>
      </w:r>
      <w:r w:rsidRPr="00AF01CD">
        <w:rPr>
          <w:noProof/>
          <w:position w:val="-10"/>
          <w:szCs w:val="24"/>
        </w:rPr>
        <w:object w:dxaOrig="700" w:dyaOrig="320" w14:anchorId="219F6E9C">
          <v:shape id="_x0000_i1073" type="#_x0000_t75" style="width:35.4pt;height:15.6pt" o:ole="">
            <v:imagedata r:id="rId108" o:title=""/>
          </v:shape>
          <o:OLEObject Type="Embed" ProgID="Equation.DSMT4" ShapeID="_x0000_i1073" DrawAspect="Content" ObjectID="_1619930542" r:id="rId109"/>
        </w:objec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易得以下关系：</w:t>
      </w:r>
    </w:p>
    <w:p w14:paraId="7EB074FA" w14:textId="16ECCC03" w:rsidR="00B34357" w:rsidRDefault="00B34357" w:rsidP="00B34357">
      <w:pPr>
        <w:pStyle w:val="MTDisplayEquation"/>
        <w:rPr>
          <w:noProof/>
        </w:rPr>
      </w:pPr>
      <w:r>
        <w:rPr>
          <w:noProof/>
        </w:rPr>
        <w:tab/>
      </w:r>
      <w:r w:rsidRPr="00291C83">
        <w:rPr>
          <w:noProof/>
          <w:position w:val="-24"/>
        </w:rPr>
        <w:object w:dxaOrig="800" w:dyaOrig="620" w14:anchorId="7C632D6F">
          <v:shape id="_x0000_i1074" type="#_x0000_t75" style="width:39.6pt;height:31.2pt" o:ole="">
            <v:imagedata r:id="rId110" o:title=""/>
          </v:shape>
          <o:OLEObject Type="Embed" ProgID="Equation.DSMT4" ShapeID="_x0000_i1074" DrawAspect="Content" ObjectID="_1619930543" r:id="rId111"/>
        </w:object>
      </w:r>
      <w:r>
        <w:rPr>
          <w:noProof/>
        </w:rPr>
        <w:t xml:space="preserve"> </w:t>
      </w:r>
      <w:r>
        <w:rPr>
          <w:noProof/>
        </w:rPr>
        <w:tab/>
      </w:r>
      <w:r w:rsidR="00BD18BB">
        <w:rPr>
          <w:noProof/>
        </w:rPr>
        <w:fldChar w:fldCharType="begin"/>
      </w:r>
      <w:r w:rsidR="00BD18BB">
        <w:rPr>
          <w:noProof/>
        </w:rPr>
        <w:instrText xml:space="preserve"> MACROBUTTON MTPlaceRef \* MERGEFORMAT </w:instrText>
      </w:r>
      <w:r w:rsidR="00BD18BB">
        <w:rPr>
          <w:noProof/>
        </w:rPr>
        <w:fldChar w:fldCharType="begin"/>
      </w:r>
      <w:r w:rsidR="00BD18BB">
        <w:rPr>
          <w:noProof/>
        </w:rPr>
        <w:instrText xml:space="preserve"> SEQ MTEqn \h \* MERGEFORMAT </w:instrText>
      </w:r>
      <w:r w:rsidR="00BD18BB">
        <w:rPr>
          <w:noProof/>
        </w:rPr>
        <w:fldChar w:fldCharType="end"/>
      </w:r>
      <w:r w:rsidR="00BD18BB">
        <w:rPr>
          <w:noProof/>
        </w:rPr>
        <w:instrText>(</w:instrText>
      </w:r>
      <w:r w:rsidR="00BD18BB">
        <w:rPr>
          <w:noProof/>
        </w:rPr>
        <w:fldChar w:fldCharType="begin"/>
      </w:r>
      <w:r w:rsidR="00BD18BB">
        <w:rPr>
          <w:noProof/>
        </w:rPr>
        <w:instrText xml:space="preserve"> SEQ MTSec \c \* Arabic \* MERGEFORMAT </w:instrText>
      </w:r>
      <w:r w:rsidR="00BD18BB">
        <w:rPr>
          <w:noProof/>
        </w:rPr>
        <w:fldChar w:fldCharType="separate"/>
      </w:r>
      <w:r w:rsidR="0011278B">
        <w:rPr>
          <w:noProof/>
        </w:rPr>
        <w:instrText>2</w:instrText>
      </w:r>
      <w:r w:rsidR="00BD18BB">
        <w:rPr>
          <w:noProof/>
        </w:rPr>
        <w:fldChar w:fldCharType="end"/>
      </w:r>
      <w:r w:rsidR="00BD18BB">
        <w:rPr>
          <w:noProof/>
        </w:rPr>
        <w:instrText>.</w:instrText>
      </w:r>
      <w:r w:rsidR="00BD18BB">
        <w:rPr>
          <w:noProof/>
        </w:rPr>
        <w:fldChar w:fldCharType="begin"/>
      </w:r>
      <w:r w:rsidR="00BD18BB">
        <w:rPr>
          <w:noProof/>
        </w:rPr>
        <w:instrText xml:space="preserve"> SEQ MTEqn \c \* Arabic \* MERGEFORMAT </w:instrText>
      </w:r>
      <w:r w:rsidR="00BD18BB">
        <w:rPr>
          <w:noProof/>
        </w:rPr>
        <w:fldChar w:fldCharType="separate"/>
      </w:r>
      <w:r w:rsidR="0011278B">
        <w:rPr>
          <w:noProof/>
        </w:rPr>
        <w:instrText>11</w:instrText>
      </w:r>
      <w:r w:rsidR="00BD18BB">
        <w:rPr>
          <w:noProof/>
        </w:rPr>
        <w:fldChar w:fldCharType="end"/>
      </w:r>
      <w:r w:rsidR="00BD18BB">
        <w:rPr>
          <w:noProof/>
        </w:rPr>
        <w:instrText>)</w:instrText>
      </w:r>
      <w:r w:rsidR="00BD18BB">
        <w:rPr>
          <w:noProof/>
        </w:rPr>
        <w:fldChar w:fldCharType="end"/>
      </w:r>
    </w:p>
    <w:p w14:paraId="52849BFF" w14:textId="21E80C90" w:rsidR="00B34357" w:rsidRPr="00291C83" w:rsidRDefault="00B34357" w:rsidP="00B34357">
      <w:pPr>
        <w:pStyle w:val="MTDisplayEquation"/>
      </w:pPr>
      <w:r>
        <w:tab/>
      </w:r>
      <w:r w:rsidRPr="00291C83">
        <w:rPr>
          <w:position w:val="-24"/>
        </w:rPr>
        <w:object w:dxaOrig="800" w:dyaOrig="620" w14:anchorId="03D30891">
          <v:shape id="_x0000_i1075" type="#_x0000_t75" style="width:39.6pt;height:31.2pt" o:ole="">
            <v:imagedata r:id="rId112" o:title=""/>
          </v:shape>
          <o:OLEObject Type="Embed" ProgID="Equation.DSMT4" ShapeID="_x0000_i1075" DrawAspect="Content" ObjectID="_1619930544" r:id="rId11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12</w:instrText>
        </w:r>
      </w:fldSimple>
      <w:r w:rsidR="00BD18BB">
        <w:instrText>)</w:instrText>
      </w:r>
      <w:r w:rsidR="00BD18BB">
        <w:fldChar w:fldCharType="end"/>
      </w:r>
    </w:p>
    <w:p w14:paraId="4461652C" w14:textId="77777777" w:rsidR="00B34357" w:rsidRPr="009B28D6" w:rsidRDefault="00B34357" w:rsidP="00B34357">
      <w:pPr>
        <w:rPr>
          <w:szCs w:val="24"/>
        </w:rPr>
      </w:pPr>
      <w:r w:rsidRPr="009B28D6">
        <w:rPr>
          <w:szCs w:val="24"/>
        </w:rPr>
        <w:t>如果用齐次坐标表示，可以表示成</w:t>
      </w:r>
    </w:p>
    <w:p w14:paraId="79EDF11E" w14:textId="77777777" w:rsidR="006A3B74" w:rsidRDefault="00B34357" w:rsidP="006A3B74">
      <w:pPr>
        <w:tabs>
          <w:tab w:val="left" w:pos="6175"/>
        </w:tabs>
        <w:jc w:val="center"/>
        <w:rPr>
          <w:ins w:id="48" w:author="Quan" w:date="2019-05-21T06:53:00Z"/>
          <w:szCs w:val="24"/>
        </w:rPr>
        <w:pPrChange w:id="49" w:author="Quan" w:date="2019-05-21T06:53:00Z">
          <w:pPr>
            <w:tabs>
              <w:tab w:val="left" w:pos="6175"/>
            </w:tabs>
          </w:pPr>
        </w:pPrChange>
      </w:pPr>
      <w:r w:rsidRPr="00AF01CD">
        <w:rPr>
          <w:position w:val="-10"/>
          <w:szCs w:val="24"/>
        </w:rPr>
        <w:object w:dxaOrig="840" w:dyaOrig="320" w14:anchorId="51FC6549">
          <v:shape id="_x0000_i1076" type="#_x0000_t75" style="width:42pt;height:15.6pt" o:ole="">
            <v:imagedata r:id="rId114" o:title=""/>
          </v:shape>
          <o:OLEObject Type="Embed" ProgID="Equation.DSMT4" ShapeID="_x0000_i1076" DrawAspect="Content" ObjectID="_1619930545" r:id="rId115"/>
        </w:object>
      </w:r>
      <w:r>
        <w:rPr>
          <w:rFonts w:hint="eastAsia"/>
          <w:szCs w:val="24"/>
        </w:rPr>
        <w:t>，</w:t>
      </w:r>
    </w:p>
    <w:p w14:paraId="67731329" w14:textId="79E8F768" w:rsidR="00B34357" w:rsidRPr="006A3B74" w:rsidDel="006A3B74" w:rsidRDefault="00B34357" w:rsidP="006A3B74">
      <w:pPr>
        <w:tabs>
          <w:tab w:val="left" w:pos="6175"/>
        </w:tabs>
        <w:rPr>
          <w:del w:id="50" w:author="Quan" w:date="2019-05-21T06:53:00Z"/>
          <w:rFonts w:hint="eastAsia"/>
          <w:szCs w:val="24"/>
          <w:rPrChange w:id="51" w:author="Quan" w:date="2019-05-21T06:53:00Z">
            <w:rPr>
              <w:del w:id="52" w:author="Quan" w:date="2019-05-21T06:53:00Z"/>
              <w:szCs w:val="24"/>
            </w:rPr>
          </w:rPrChange>
        </w:rPr>
        <w:pPrChange w:id="53" w:author="Quan" w:date="2019-05-21T06:53:00Z">
          <w:pPr>
            <w:tabs>
              <w:tab w:val="left" w:pos="6175"/>
            </w:tabs>
          </w:pPr>
        </w:pPrChange>
      </w:pPr>
      <w:r>
        <w:rPr>
          <w:rFonts w:hint="eastAsia"/>
          <w:szCs w:val="24"/>
        </w:rPr>
        <w:t>其中</w:t>
      </w:r>
      <w:r w:rsidRPr="009B28D6">
        <w:rPr>
          <w:position w:val="-50"/>
          <w:szCs w:val="24"/>
        </w:rPr>
        <w:object w:dxaOrig="3560" w:dyaOrig="1120" w14:anchorId="5AC68DB7">
          <v:shape id="_x0000_i1077" type="#_x0000_t75" style="width:177pt;height:56.4pt" o:ole="">
            <v:imagedata r:id="rId116" o:title=""/>
          </v:shape>
          <o:OLEObject Type="Embed" ProgID="Equation.DSMT4" ShapeID="_x0000_i1077" DrawAspect="Content" ObjectID="_1619930546" r:id="rId117"/>
        </w:object>
      </w:r>
      <w:ins w:id="54" w:author="Quan" w:date="2019-05-21T06:53:00Z">
        <w:r w:rsidR="006A3B74">
          <w:rPr>
            <w:rFonts w:hint="eastAsia"/>
            <w:szCs w:val="24"/>
          </w:rPr>
          <w:t>。</w:t>
        </w:r>
      </w:ins>
    </w:p>
    <w:p w14:paraId="44B3055A" w14:textId="77777777" w:rsidR="00B34357" w:rsidRDefault="00B34357" w:rsidP="006A3B74">
      <w:pPr>
        <w:tabs>
          <w:tab w:val="left" w:pos="6175"/>
        </w:tabs>
        <w:rPr>
          <w:szCs w:val="24"/>
        </w:rPr>
        <w:pPrChange w:id="55" w:author="Quan" w:date="2019-05-21T06:53:00Z">
          <w:pPr/>
        </w:pPrChange>
      </w:pPr>
      <w:r w:rsidRPr="00FD406F">
        <w:rPr>
          <w:rFonts w:hint="eastAsia"/>
          <w:szCs w:val="24"/>
        </w:rPr>
        <w:t>再假设图像像素坐标系的原点在图像中心，即和图像物理坐标系重合。若</w:t>
      </w:r>
      <w:r w:rsidRPr="00FD406F">
        <w:rPr>
          <w:position w:val="-10"/>
          <w:szCs w:val="24"/>
        </w:rPr>
        <w:object w:dxaOrig="700" w:dyaOrig="320" w14:anchorId="0E378A6A">
          <v:shape id="_x0000_i1078" type="#_x0000_t75" style="width:35.4pt;height:15.6pt" o:ole="">
            <v:imagedata r:id="rId118" o:title=""/>
          </v:shape>
          <o:OLEObject Type="Embed" ProgID="Equation.DSMT4" ShapeID="_x0000_i1078" DrawAspect="Content" ObjectID="_1619930547" r:id="rId119"/>
        </w:object>
      </w:r>
      <w:r>
        <w:rPr>
          <w:rFonts w:hint="eastAsia"/>
          <w:szCs w:val="24"/>
        </w:rPr>
        <w:t>（单位</w:t>
      </w:r>
      <w:r w:rsidRPr="00FD406F">
        <w:rPr>
          <w:rFonts w:hint="eastAsia"/>
          <w:szCs w:val="24"/>
        </w:rPr>
        <w:t>mm</w:t>
      </w:r>
      <w:r w:rsidRPr="00FD406F">
        <w:rPr>
          <w:rFonts w:hint="eastAsia"/>
          <w:szCs w:val="24"/>
        </w:rPr>
        <w:t>）对应的图片上的像素的点为</w:t>
      </w:r>
      <w:r w:rsidRPr="00FD406F">
        <w:rPr>
          <w:position w:val="-10"/>
          <w:szCs w:val="24"/>
        </w:rPr>
        <w:object w:dxaOrig="700" w:dyaOrig="320" w14:anchorId="03C5AB53">
          <v:shape id="_x0000_i1079" type="#_x0000_t75" style="width:35.4pt;height:15.6pt" o:ole="">
            <v:imagedata r:id="rId120" o:title=""/>
          </v:shape>
          <o:OLEObject Type="Embed" ProgID="Equation.DSMT4" ShapeID="_x0000_i1079" DrawAspect="Content" ObjectID="_1619930548" r:id="rId121"/>
        </w:object>
      </w:r>
      <w:r>
        <w:rPr>
          <w:rFonts w:hint="eastAsia"/>
          <w:szCs w:val="24"/>
        </w:rPr>
        <w:t>（单</w:t>
      </w:r>
      <w:r>
        <w:rPr>
          <w:rFonts w:hint="eastAsia"/>
          <w:szCs w:val="24"/>
        </w:rPr>
        <w:lastRenderedPageBreak/>
        <w:t>位像素，</w:t>
      </w:r>
      <w:r w:rsidRPr="00FD406F">
        <w:rPr>
          <w:rFonts w:hint="eastAsia"/>
          <w:szCs w:val="24"/>
        </w:rPr>
        <w:t>位于图像像素坐标系下），由成像平面到图像平面是</w:t>
      </w:r>
      <w:r w:rsidRPr="00FD406F">
        <w:rPr>
          <w:rFonts w:hint="eastAsia"/>
          <w:szCs w:val="24"/>
        </w:rPr>
        <w:t>CCD</w:t>
      </w:r>
      <w:r w:rsidRPr="00FD406F">
        <w:rPr>
          <w:rFonts w:hint="eastAsia"/>
          <w:szCs w:val="24"/>
        </w:rPr>
        <w:t>在起作用。由于</w:t>
      </w:r>
      <w:r w:rsidRPr="00FD406F">
        <w:rPr>
          <w:rFonts w:hint="eastAsia"/>
          <w:szCs w:val="24"/>
        </w:rPr>
        <w:t>CCD</w:t>
      </w:r>
      <w:r w:rsidRPr="00FD406F">
        <w:rPr>
          <w:rFonts w:hint="eastAsia"/>
          <w:szCs w:val="24"/>
        </w:rPr>
        <w:t>像素的横</w:t>
      </w:r>
      <w:proofErr w:type="gramStart"/>
      <w:r w:rsidRPr="00FD406F">
        <w:rPr>
          <w:rFonts w:hint="eastAsia"/>
          <w:szCs w:val="24"/>
        </w:rPr>
        <w:t>纵往往</w:t>
      </w:r>
      <w:proofErr w:type="gramEnd"/>
      <w:r w:rsidRPr="00FD406F">
        <w:rPr>
          <w:rFonts w:hint="eastAsia"/>
          <w:szCs w:val="24"/>
        </w:rPr>
        <w:t>不同，所以用</w:t>
      </w:r>
      <w:r w:rsidRPr="00FD406F">
        <w:rPr>
          <w:position w:val="-12"/>
          <w:szCs w:val="24"/>
        </w:rPr>
        <w:object w:dxaOrig="240" w:dyaOrig="360" w14:anchorId="514A4613">
          <v:shape id="_x0000_i1080" type="#_x0000_t75" style="width:12pt;height:18pt" o:ole="">
            <v:imagedata r:id="rId122" o:title=""/>
          </v:shape>
          <o:OLEObject Type="Embed" ProgID="Equation.DSMT4" ShapeID="_x0000_i1080" DrawAspect="Content" ObjectID="_1619930549" r:id="rId123"/>
        </w:object>
      </w:r>
      <w:r w:rsidRPr="00FD406F">
        <w:rPr>
          <w:rFonts w:hint="eastAsia"/>
          <w:szCs w:val="24"/>
        </w:rPr>
        <w:t>示</w:t>
      </w:r>
      <w:r w:rsidRPr="00FD406F">
        <w:rPr>
          <w:rFonts w:hint="eastAsia"/>
          <w:szCs w:val="24"/>
        </w:rPr>
        <w:t>CCD</w:t>
      </w:r>
      <w:r w:rsidRPr="00FD406F">
        <w:rPr>
          <w:rFonts w:hint="eastAsia"/>
          <w:szCs w:val="24"/>
        </w:rPr>
        <w:t>横向每毫米多少像素，即单位是像素</w:t>
      </w:r>
      <w:r w:rsidRPr="00FD406F">
        <w:rPr>
          <w:rFonts w:hint="eastAsia"/>
          <w:szCs w:val="24"/>
        </w:rPr>
        <w:t>/mm</w:t>
      </w:r>
      <w:r w:rsidRPr="00FD406F">
        <w:rPr>
          <w:rFonts w:hint="eastAsia"/>
          <w:szCs w:val="24"/>
        </w:rPr>
        <w:t>，用</w:t>
      </w:r>
      <w:r w:rsidRPr="00FD406F">
        <w:rPr>
          <w:position w:val="-14"/>
          <w:szCs w:val="24"/>
        </w:rPr>
        <w:object w:dxaOrig="260" w:dyaOrig="380" w14:anchorId="296F2636">
          <v:shape id="_x0000_i1081" type="#_x0000_t75" style="width:12.6pt;height:18pt" o:ole="">
            <v:imagedata r:id="rId124" o:title=""/>
          </v:shape>
          <o:OLEObject Type="Embed" ProgID="Equation.DSMT4" ShapeID="_x0000_i1081" DrawAspect="Content" ObjectID="_1619930550" r:id="rId125"/>
        </w:object>
      </w:r>
      <w:r w:rsidRPr="00FD406F">
        <w:rPr>
          <w:rFonts w:hint="eastAsia"/>
          <w:szCs w:val="24"/>
        </w:rPr>
        <w:t>表示</w:t>
      </w:r>
      <w:r w:rsidRPr="00FD406F">
        <w:rPr>
          <w:rFonts w:hint="eastAsia"/>
          <w:szCs w:val="24"/>
        </w:rPr>
        <w:t>CCD</w:t>
      </w:r>
      <w:r w:rsidRPr="00FD406F">
        <w:rPr>
          <w:rFonts w:hint="eastAsia"/>
          <w:szCs w:val="24"/>
        </w:rPr>
        <w:t>纵向每毫米多少像素，即单位是像素</w:t>
      </w:r>
      <w:r w:rsidRPr="00FD406F">
        <w:rPr>
          <w:rFonts w:hint="eastAsia"/>
          <w:szCs w:val="24"/>
        </w:rPr>
        <w:t>/mm</w:t>
      </w:r>
      <w:r w:rsidRPr="00FD406F">
        <w:rPr>
          <w:rFonts w:hint="eastAsia"/>
          <w:szCs w:val="24"/>
        </w:rPr>
        <w:t>。则有</w:t>
      </w:r>
    </w:p>
    <w:p w14:paraId="22E13865" w14:textId="263BD8C9" w:rsidR="00B34357" w:rsidRDefault="00B34357" w:rsidP="00B34357">
      <w:pPr>
        <w:pStyle w:val="MTDisplayEquation"/>
      </w:pPr>
      <w:r>
        <w:tab/>
      </w:r>
      <w:r w:rsidRPr="00291C83">
        <w:rPr>
          <w:position w:val="-12"/>
        </w:rPr>
        <w:object w:dxaOrig="720" w:dyaOrig="360" w14:anchorId="2819C142">
          <v:shape id="_x0000_i1082" type="#_x0000_t75" style="width:36pt;height:18pt" o:ole="">
            <v:imagedata r:id="rId126" o:title=""/>
          </v:shape>
          <o:OLEObject Type="Embed" ProgID="Equation.DSMT4" ShapeID="_x0000_i1082" DrawAspect="Content" ObjectID="_1619930551" r:id="rId12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13</w:instrText>
        </w:r>
      </w:fldSimple>
      <w:r w:rsidR="00BD18BB">
        <w:instrText>)</w:instrText>
      </w:r>
      <w:r w:rsidR="00BD18BB">
        <w:fldChar w:fldCharType="end"/>
      </w:r>
    </w:p>
    <w:p w14:paraId="353D4758" w14:textId="26A3553A" w:rsidR="00B34357" w:rsidRPr="00863D1C" w:rsidRDefault="00B34357" w:rsidP="00B34357">
      <w:pPr>
        <w:pStyle w:val="MTDisplayEquation"/>
      </w:pPr>
      <w:r>
        <w:tab/>
      </w:r>
      <w:r w:rsidRPr="00291C83">
        <w:rPr>
          <w:position w:val="-14"/>
        </w:rPr>
        <w:object w:dxaOrig="720" w:dyaOrig="380" w14:anchorId="7F17BA12">
          <v:shape id="_x0000_i1083" type="#_x0000_t75" style="width:36pt;height:18pt" o:ole="">
            <v:imagedata r:id="rId128" o:title=""/>
          </v:shape>
          <o:OLEObject Type="Embed" ProgID="Equation.DSMT4" ShapeID="_x0000_i1083" DrawAspect="Content" ObjectID="_1619930552" r:id="rId12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14</w:instrText>
        </w:r>
      </w:fldSimple>
      <w:r w:rsidR="00BD18BB">
        <w:instrText>)</w:instrText>
      </w:r>
      <w:r w:rsidR="00BD18BB">
        <w:fldChar w:fldCharType="end"/>
      </w:r>
    </w:p>
    <w:p w14:paraId="0AE6CDD8" w14:textId="77777777" w:rsidR="00B34357" w:rsidRPr="00C14FCF" w:rsidRDefault="00B34357" w:rsidP="00B34357">
      <w:pPr>
        <w:rPr>
          <w:szCs w:val="24"/>
        </w:rPr>
      </w:pPr>
      <w:r w:rsidRPr="00C14FCF">
        <w:rPr>
          <w:rFonts w:hint="eastAsia"/>
          <w:szCs w:val="24"/>
        </w:rPr>
        <w:t>带入上式</w:t>
      </w:r>
      <w:r>
        <w:rPr>
          <w:rFonts w:hint="eastAsia"/>
          <w:szCs w:val="24"/>
        </w:rPr>
        <w:t>（</w:t>
      </w:r>
      <w:r>
        <w:rPr>
          <w:rFonts w:hint="eastAsia"/>
          <w:szCs w:val="24"/>
        </w:rPr>
        <w:t>1</w:t>
      </w:r>
      <w:r>
        <w:rPr>
          <w:szCs w:val="24"/>
        </w:rPr>
        <w:t>1</w:t>
      </w:r>
      <w:r>
        <w:rPr>
          <w:rFonts w:hint="eastAsia"/>
          <w:szCs w:val="24"/>
        </w:rPr>
        <w:t>）和（</w:t>
      </w:r>
      <w:r>
        <w:rPr>
          <w:rFonts w:hint="eastAsia"/>
          <w:szCs w:val="24"/>
        </w:rPr>
        <w:t>1</w:t>
      </w:r>
      <w:r>
        <w:rPr>
          <w:szCs w:val="24"/>
        </w:rPr>
        <w:t>2</w:t>
      </w:r>
      <w:r>
        <w:rPr>
          <w:rFonts w:hint="eastAsia"/>
          <w:szCs w:val="24"/>
        </w:rPr>
        <w:t>）</w:t>
      </w:r>
      <w:r w:rsidRPr="00C14FCF">
        <w:rPr>
          <w:rFonts w:hint="eastAsia"/>
          <w:szCs w:val="24"/>
        </w:rPr>
        <w:t>，即</w:t>
      </w:r>
    </w:p>
    <w:p w14:paraId="537386E6" w14:textId="77777777" w:rsidR="00B34357" w:rsidRPr="00C14FCF" w:rsidRDefault="00B34357" w:rsidP="00B34357">
      <w:pPr>
        <w:rPr>
          <w:szCs w:val="24"/>
        </w:rPr>
      </w:pPr>
      <w:r w:rsidRPr="003F4431">
        <w:rPr>
          <w:position w:val="-10"/>
          <w:szCs w:val="24"/>
        </w:rPr>
        <w:object w:dxaOrig="840" w:dyaOrig="360" w14:anchorId="4C4A2E1D">
          <v:shape id="_x0000_i1084" type="#_x0000_t75" style="width:42pt;height:18pt" o:ole="">
            <v:imagedata r:id="rId130" o:title=""/>
          </v:shape>
          <o:OLEObject Type="Embed" ProgID="Equation.DSMT4" ShapeID="_x0000_i1084" DrawAspect="Content" ObjectID="_1619930553" r:id="rId131"/>
        </w:object>
      </w:r>
      <w:r w:rsidRPr="00C14FCF">
        <w:rPr>
          <w:rFonts w:hint="eastAsia"/>
          <w:szCs w:val="24"/>
        </w:rPr>
        <w:t>，其中</w:t>
      </w:r>
      <w:r w:rsidRPr="00C14FCF">
        <w:rPr>
          <w:position w:val="-50"/>
          <w:szCs w:val="24"/>
        </w:rPr>
        <w:object w:dxaOrig="3739" w:dyaOrig="1120" w14:anchorId="54D7E5D3">
          <v:shape id="_x0000_i1085" type="#_x0000_t75" style="width:186.6pt;height:56.4pt" o:ole="">
            <v:imagedata r:id="rId132" o:title=""/>
          </v:shape>
          <o:OLEObject Type="Embed" ProgID="Equation.DSMT4" ShapeID="_x0000_i1085" DrawAspect="Content" ObjectID="_1619930554" r:id="rId133"/>
        </w:object>
      </w:r>
      <w:r w:rsidRPr="00C14FCF">
        <w:rPr>
          <w:szCs w:val="24"/>
        </w:rPr>
        <w:t xml:space="preserve"> </w:t>
      </w:r>
    </w:p>
    <w:p w14:paraId="120AFE93" w14:textId="23006653" w:rsidR="00B34357" w:rsidRDefault="006E6C76" w:rsidP="00AB7018">
      <w:pPr>
        <w:pStyle w:val="2"/>
        <w:rPr>
          <w:szCs w:val="24"/>
          <w:lang w:val="el-GR"/>
        </w:rPr>
      </w:pPr>
      <w:bookmarkStart w:id="56" w:name="_Toc8029066"/>
      <w:bookmarkStart w:id="57" w:name="_Toc9265367"/>
      <w:r>
        <w:rPr>
          <w:rFonts w:hint="eastAsia"/>
          <w:szCs w:val="24"/>
          <w:lang w:val="el-GR"/>
        </w:rPr>
        <w:t>2</w:t>
      </w:r>
      <w:r>
        <w:rPr>
          <w:szCs w:val="24"/>
          <w:lang w:val="el-GR"/>
        </w:rPr>
        <w:t>.3</w:t>
      </w:r>
      <w:r w:rsidR="00B34357">
        <w:rPr>
          <w:rFonts w:hint="eastAsia"/>
          <w:szCs w:val="24"/>
          <w:lang w:val="el-GR"/>
        </w:rPr>
        <w:t>视觉伺服模型</w:t>
      </w:r>
      <w:bookmarkEnd w:id="56"/>
      <w:bookmarkEnd w:id="57"/>
    </w:p>
    <w:p w14:paraId="220CE9E5" w14:textId="0B8D0333" w:rsidR="00474B49" w:rsidRPr="00474B49" w:rsidRDefault="00474B49" w:rsidP="00474B49">
      <w:pPr>
        <w:pStyle w:val="3"/>
        <w:rPr>
          <w:lang w:val="el-GR"/>
        </w:rPr>
      </w:pPr>
      <w:bookmarkStart w:id="58" w:name="_Toc9265368"/>
      <w:r>
        <w:rPr>
          <w:rFonts w:hint="eastAsia"/>
          <w:lang w:val="el-GR"/>
        </w:rPr>
        <w:t>2</w:t>
      </w:r>
      <w:r>
        <w:rPr>
          <w:lang w:val="el-GR"/>
        </w:rPr>
        <w:t>.3.1</w:t>
      </w:r>
      <w:r>
        <w:rPr>
          <w:rFonts w:hint="eastAsia"/>
          <w:lang w:val="el-GR"/>
        </w:rPr>
        <w:t>视觉伺服</w:t>
      </w:r>
      <w:r w:rsidR="007C7586">
        <w:rPr>
          <w:rFonts w:hint="eastAsia"/>
          <w:lang w:val="el-GR"/>
        </w:rPr>
        <w:t>公式</w:t>
      </w:r>
      <w:bookmarkEnd w:id="58"/>
    </w:p>
    <w:p w14:paraId="4AD4F8C9" w14:textId="0CCE52C2" w:rsidR="00B34357" w:rsidRPr="001A1708" w:rsidRDefault="00B34357" w:rsidP="00B34357">
      <w:pPr>
        <w:ind w:firstLine="420"/>
        <w:rPr>
          <w:szCs w:val="24"/>
        </w:rPr>
      </w:pPr>
      <w:r w:rsidRPr="00FB238C">
        <w:rPr>
          <w:szCs w:val="24"/>
        </w:rPr>
        <w:t>视觉</w:t>
      </w:r>
      <w:proofErr w:type="gramStart"/>
      <w:r w:rsidRPr="00FB238C">
        <w:rPr>
          <w:szCs w:val="24"/>
        </w:rPr>
        <w:t>伺服</w:t>
      </w:r>
      <w:r w:rsidRPr="001A1708">
        <w:rPr>
          <w:rFonts w:hint="eastAsia"/>
          <w:szCs w:val="24"/>
        </w:rPr>
        <w:t>指</w:t>
      </w:r>
      <w:proofErr w:type="gramEnd"/>
      <w:r w:rsidRPr="001A1708">
        <w:rPr>
          <w:rFonts w:hint="eastAsia"/>
          <w:szCs w:val="24"/>
        </w:rPr>
        <w:t>的是利用计算机视觉信息控制机器人的运动，依赖于</w:t>
      </w:r>
      <w:r w:rsidR="00E75D40" w:rsidRPr="001A1708">
        <w:rPr>
          <w:rFonts w:hint="eastAsia"/>
          <w:szCs w:val="24"/>
        </w:rPr>
        <w:t>控制理论</w:t>
      </w:r>
      <w:r w:rsidR="00E75D40">
        <w:rPr>
          <w:rFonts w:hint="eastAsia"/>
          <w:szCs w:val="24"/>
        </w:rPr>
        <w:t>、</w:t>
      </w:r>
      <w:r w:rsidRPr="001A1708">
        <w:rPr>
          <w:rFonts w:hint="eastAsia"/>
          <w:szCs w:val="24"/>
        </w:rPr>
        <w:t>图像处理</w:t>
      </w:r>
      <w:r w:rsidR="00E75D40">
        <w:rPr>
          <w:rFonts w:hint="eastAsia"/>
          <w:szCs w:val="24"/>
        </w:rPr>
        <w:t>和</w:t>
      </w:r>
      <w:r w:rsidRPr="001A1708">
        <w:rPr>
          <w:rFonts w:hint="eastAsia"/>
          <w:szCs w:val="24"/>
        </w:rPr>
        <w:t>计算机视觉等技术。所有基于视觉伺服的方案，目的都是减小误差</w:t>
      </w:r>
      <w:r w:rsidRPr="003F4431">
        <w:rPr>
          <w:position w:val="-10"/>
          <w:szCs w:val="24"/>
        </w:rPr>
        <w:object w:dxaOrig="400" w:dyaOrig="320" w14:anchorId="7998C0F1">
          <v:shape id="_x0000_i1086" type="#_x0000_t75" style="width:20.4pt;height:15.6pt" o:ole="">
            <v:imagedata r:id="rId134" o:title=""/>
          </v:shape>
          <o:OLEObject Type="Embed" ProgID="Equation.DSMT4" ShapeID="_x0000_i1086" DrawAspect="Content" ObjectID="_1619930555" r:id="rId135"/>
        </w:object>
      </w:r>
      <w:r w:rsidRPr="001A1708">
        <w:rPr>
          <w:rFonts w:hint="eastAsia"/>
          <w:szCs w:val="24"/>
        </w:rPr>
        <w:t>。误差</w:t>
      </w:r>
      <w:r w:rsidRPr="003F4431">
        <w:rPr>
          <w:position w:val="-10"/>
          <w:szCs w:val="24"/>
        </w:rPr>
        <w:object w:dxaOrig="400" w:dyaOrig="320" w14:anchorId="742ECFF7">
          <v:shape id="_x0000_i1087" type="#_x0000_t75" style="width:20.4pt;height:15.6pt" o:ole="">
            <v:imagedata r:id="rId134" o:title=""/>
          </v:shape>
          <o:OLEObject Type="Embed" ProgID="Equation.DSMT4" ShapeID="_x0000_i1087" DrawAspect="Content" ObjectID="_1619930556" r:id="rId136"/>
        </w:object>
      </w:r>
      <w:r w:rsidRPr="001A1708">
        <w:rPr>
          <w:rFonts w:hint="eastAsia"/>
          <w:szCs w:val="24"/>
        </w:rPr>
        <w:t>表示为</w:t>
      </w:r>
      <w:r w:rsidRPr="00E15944">
        <w:rPr>
          <w:rFonts w:hint="eastAsia"/>
          <w:szCs w:val="24"/>
          <w:vertAlign w:val="superscript"/>
        </w:rPr>
        <w:t>[</w:t>
      </w:r>
      <w:r w:rsidR="00387D8A" w:rsidRPr="00E15944">
        <w:rPr>
          <w:szCs w:val="24"/>
          <w:vertAlign w:val="superscript"/>
        </w:rPr>
        <w:t>21</w:t>
      </w:r>
      <w:r w:rsidRPr="00E15944">
        <w:rPr>
          <w:szCs w:val="24"/>
          <w:vertAlign w:val="superscript"/>
        </w:rPr>
        <w:t>]</w:t>
      </w:r>
    </w:p>
    <w:p w14:paraId="67591760" w14:textId="102428AD" w:rsidR="00B34357" w:rsidRPr="001A1708" w:rsidRDefault="00B34357" w:rsidP="00B34357">
      <w:pPr>
        <w:pStyle w:val="MTDisplayEquation"/>
      </w:pPr>
      <w:r>
        <w:tab/>
      </w:r>
      <w:r w:rsidRPr="00291C83">
        <w:rPr>
          <w:position w:val="-10"/>
        </w:rPr>
        <w:object w:dxaOrig="2000" w:dyaOrig="320" w14:anchorId="42ED1EA8">
          <v:shape id="_x0000_i1088" type="#_x0000_t75" style="width:99.6pt;height:15.6pt" o:ole="">
            <v:imagedata r:id="rId137" o:title=""/>
          </v:shape>
          <o:OLEObject Type="Embed" ProgID="Equation.DSMT4" ShapeID="_x0000_i1088" DrawAspect="Content" ObjectID="_1619930557" r:id="rId13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15</w:instrText>
        </w:r>
      </w:fldSimple>
      <w:r w:rsidR="00BD18BB">
        <w:instrText>)</w:instrText>
      </w:r>
      <w:r w:rsidR="00BD18BB">
        <w:fldChar w:fldCharType="end"/>
      </w:r>
    </w:p>
    <w:p w14:paraId="5FE2AE57" w14:textId="77777777" w:rsidR="00B34357" w:rsidRPr="001A1708" w:rsidRDefault="00B34357" w:rsidP="00B34357">
      <w:pPr>
        <w:rPr>
          <w:szCs w:val="24"/>
        </w:rPr>
      </w:pPr>
      <w:r w:rsidRPr="001A1708">
        <w:rPr>
          <w:rFonts w:hint="eastAsia"/>
          <w:szCs w:val="24"/>
        </w:rPr>
        <w:t>式中，矢量</w:t>
      </w:r>
      <w:r w:rsidRPr="003F4431">
        <w:rPr>
          <w:position w:val="-10"/>
          <w:szCs w:val="24"/>
        </w:rPr>
        <w:object w:dxaOrig="499" w:dyaOrig="320" w14:anchorId="1DBDEA7A">
          <v:shape id="_x0000_i1089" type="#_x0000_t75" style="width:24.6pt;height:15.6pt" o:ole="">
            <v:imagedata r:id="rId139" o:title=""/>
          </v:shape>
          <o:OLEObject Type="Embed" ProgID="Equation.DSMT4" ShapeID="_x0000_i1089" DrawAspect="Content" ObjectID="_1619930558" r:id="rId140"/>
        </w:object>
      </w:r>
      <w:r w:rsidRPr="001A1708">
        <w:rPr>
          <w:rFonts w:hint="eastAsia"/>
          <w:szCs w:val="24"/>
        </w:rPr>
        <w:t>为一连串的图像测量值</w:t>
      </w:r>
      <w:r>
        <w:rPr>
          <w:rFonts w:hint="eastAsia"/>
          <w:szCs w:val="24"/>
        </w:rPr>
        <w:t>（图像特征点或者物体的中心点）</w:t>
      </w:r>
      <w:r w:rsidRPr="001A1708">
        <w:rPr>
          <w:rFonts w:hint="eastAsia"/>
          <w:szCs w:val="24"/>
        </w:rPr>
        <w:t>；</w:t>
      </w:r>
      <w:r w:rsidRPr="003F4431">
        <w:rPr>
          <w:position w:val="-10"/>
          <w:szCs w:val="24"/>
        </w:rPr>
        <w:object w:dxaOrig="980" w:dyaOrig="320" w14:anchorId="19D8FCD3">
          <v:shape id="_x0000_i1090" type="#_x0000_t75" style="width:48.6pt;height:15.6pt" o:ole="">
            <v:imagedata r:id="rId141" o:title=""/>
          </v:shape>
          <o:OLEObject Type="Embed" ProgID="Equation.DSMT4" ShapeID="_x0000_i1090" DrawAspect="Content" ObjectID="_1619930559" r:id="rId142"/>
        </w:object>
      </w:r>
      <w:r w:rsidRPr="001A1708">
        <w:rPr>
          <w:rFonts w:hint="eastAsia"/>
          <w:szCs w:val="24"/>
        </w:rPr>
        <w:t>视觉特征点矢量；</w:t>
      </w:r>
      <w:r w:rsidRPr="003F4431">
        <w:rPr>
          <w:position w:val="-6"/>
          <w:szCs w:val="24"/>
        </w:rPr>
        <w:object w:dxaOrig="200" w:dyaOrig="220" w14:anchorId="3467EE77">
          <v:shape id="_x0000_i1091" type="#_x0000_t75" style="width:9.6pt;height:10.8pt" o:ole="">
            <v:imagedata r:id="rId143" o:title=""/>
          </v:shape>
          <o:OLEObject Type="Embed" ProgID="Equation.DSMT4" ShapeID="_x0000_i1091" DrawAspect="Content" ObjectID="_1619930560" r:id="rId144"/>
        </w:object>
      </w:r>
      <w:r w:rsidRPr="001A1708">
        <w:rPr>
          <w:rFonts w:hint="eastAsia"/>
          <w:szCs w:val="24"/>
        </w:rPr>
        <w:t>摄像头固有参数；</w:t>
      </w:r>
      <w:r w:rsidRPr="003F4431">
        <w:rPr>
          <w:position w:val="-6"/>
          <w:szCs w:val="24"/>
        </w:rPr>
        <w:object w:dxaOrig="220" w:dyaOrig="320" w14:anchorId="12340D78">
          <v:shape id="_x0000_i1092" type="#_x0000_t75" style="width:10.8pt;height:15.6pt" o:ole="">
            <v:imagedata r:id="rId145" o:title=""/>
          </v:shape>
          <o:OLEObject Type="Embed" ProgID="Equation.DSMT4" ShapeID="_x0000_i1092" DrawAspect="Content" ObjectID="_1619930561" r:id="rId146"/>
        </w:object>
      </w:r>
      <w:r w:rsidRPr="001A1708">
        <w:rPr>
          <w:rFonts w:hint="eastAsia"/>
          <w:szCs w:val="24"/>
        </w:rPr>
        <w:t>期望特征值。</w:t>
      </w:r>
    </w:p>
    <w:p w14:paraId="16473219" w14:textId="77777777" w:rsidR="00B34357" w:rsidRDefault="00B34357" w:rsidP="00B34357">
      <w:pPr>
        <w:rPr>
          <w:szCs w:val="24"/>
        </w:rPr>
      </w:pPr>
      <w:r>
        <w:rPr>
          <w:szCs w:val="24"/>
        </w:rPr>
        <w:tab/>
      </w:r>
      <w:r>
        <w:rPr>
          <w:szCs w:val="24"/>
        </w:rPr>
        <w:t>采用</w:t>
      </w:r>
      <w:r w:rsidRPr="00E56F8A">
        <w:rPr>
          <w:szCs w:val="24"/>
        </w:rPr>
        <w:t>IBVS</w:t>
      </w:r>
      <w:r>
        <w:rPr>
          <w:rFonts w:hint="eastAsia"/>
          <w:szCs w:val="24"/>
        </w:rPr>
        <w:t>（</w:t>
      </w:r>
      <w:r w:rsidRPr="001A1708">
        <w:rPr>
          <w:rFonts w:hint="eastAsia"/>
          <w:szCs w:val="24"/>
        </w:rPr>
        <w:t>基于图像的视觉伺服</w:t>
      </w:r>
      <w:r>
        <w:rPr>
          <w:rFonts w:hint="eastAsia"/>
          <w:szCs w:val="24"/>
        </w:rPr>
        <w:t>）时，</w:t>
      </w:r>
      <w:r w:rsidRPr="003F4431">
        <w:rPr>
          <w:b/>
          <w:position w:val="-6"/>
          <w:szCs w:val="24"/>
        </w:rPr>
        <w:object w:dxaOrig="160" w:dyaOrig="220" w14:anchorId="71F57DF2">
          <v:shape id="_x0000_i1093" type="#_x0000_t75" style="width:8.4pt;height:10.8pt" o:ole="">
            <v:imagedata r:id="rId147" o:title=""/>
          </v:shape>
          <o:OLEObject Type="Embed" ProgID="Equation.DSMT4" ShapeID="_x0000_i1093" DrawAspect="Content" ObjectID="_1619930562" r:id="rId148"/>
        </w:object>
      </w:r>
      <w:r>
        <w:rPr>
          <w:szCs w:val="24"/>
        </w:rPr>
        <w:t>一组可以在图像中立即获得的特征点</w:t>
      </w:r>
      <w:r>
        <w:rPr>
          <w:rFonts w:hint="eastAsia"/>
          <w:szCs w:val="24"/>
        </w:rPr>
        <w:t>，为了设计出一个速度控制器，需要求出</w:t>
      </w:r>
      <w:r w:rsidRPr="003F4431">
        <w:rPr>
          <w:position w:val="-6"/>
          <w:szCs w:val="24"/>
        </w:rPr>
        <w:object w:dxaOrig="160" w:dyaOrig="279" w14:anchorId="71EDA672">
          <v:shape id="_x0000_i1094" type="#_x0000_t75" style="width:8.4pt;height:14.4pt" o:ole="">
            <v:imagedata r:id="rId149" o:title=""/>
          </v:shape>
          <o:OLEObject Type="Embed" ProgID="Equation.DSMT4" ShapeID="_x0000_i1094" DrawAspect="Content" ObjectID="_1619930563" r:id="rId150"/>
        </w:object>
      </w:r>
      <w:r>
        <w:rPr>
          <w:szCs w:val="24"/>
        </w:rPr>
        <w:t>摄像头速度的关系</w:t>
      </w:r>
      <w:r>
        <w:rPr>
          <w:rFonts w:hint="eastAsia"/>
          <w:szCs w:val="24"/>
        </w:rPr>
        <w:t>。设</w:t>
      </w:r>
      <w:r w:rsidRPr="003F4431">
        <w:rPr>
          <w:position w:val="-12"/>
          <w:szCs w:val="24"/>
        </w:rPr>
        <w:object w:dxaOrig="1300" w:dyaOrig="360" w14:anchorId="4517553B">
          <v:shape id="_x0000_i1095" type="#_x0000_t75" style="width:65.4pt;height:18pt" o:ole="">
            <v:imagedata r:id="rId151" o:title=""/>
          </v:shape>
          <o:OLEObject Type="Embed" ProgID="Equation.DSMT4" ShapeID="_x0000_i1095" DrawAspect="Content" ObjectID="_1619930564" r:id="rId152"/>
        </w:object>
      </w:r>
      <w:r>
        <w:rPr>
          <w:rFonts w:hint="eastAsia"/>
          <w:szCs w:val="24"/>
        </w:rPr>
        <w:t>其中</w:t>
      </w:r>
      <w:r w:rsidRPr="003F4431">
        <w:rPr>
          <w:position w:val="-12"/>
          <w:szCs w:val="24"/>
        </w:rPr>
        <w:object w:dxaOrig="279" w:dyaOrig="360" w14:anchorId="2B2D8EFA">
          <v:shape id="_x0000_i1096" type="#_x0000_t75" style="width:14.4pt;height:18pt" o:ole="">
            <v:imagedata r:id="rId153" o:title=""/>
          </v:shape>
          <o:OLEObject Type="Embed" ProgID="Equation.DSMT4" ShapeID="_x0000_i1096" DrawAspect="Content" ObjectID="_1619930565" r:id="rId154"/>
        </w:object>
      </w:r>
      <w:r>
        <w:rPr>
          <w:szCs w:val="24"/>
        </w:rPr>
        <w:t>摄像头的瞬时线速度</w:t>
      </w:r>
      <w:r>
        <w:rPr>
          <w:rFonts w:hint="eastAsia"/>
          <w:szCs w:val="24"/>
        </w:rPr>
        <w:t>，</w:t>
      </w:r>
      <w:r w:rsidRPr="003F4431">
        <w:rPr>
          <w:position w:val="-12"/>
          <w:szCs w:val="24"/>
        </w:rPr>
        <w:object w:dxaOrig="320" w:dyaOrig="360" w14:anchorId="0DD2DECC">
          <v:shape id="_x0000_i1097" type="#_x0000_t75" style="width:15.6pt;height:18pt" o:ole="">
            <v:imagedata r:id="rId155" o:title=""/>
          </v:shape>
          <o:OLEObject Type="Embed" ProgID="Equation.DSMT4" ShapeID="_x0000_i1097" DrawAspect="Content" ObjectID="_1619930566" r:id="rId156"/>
        </w:object>
      </w:r>
      <w:r>
        <w:rPr>
          <w:szCs w:val="24"/>
        </w:rPr>
        <w:t>摄像头的瞬时角速度</w:t>
      </w:r>
      <w:r>
        <w:rPr>
          <w:rFonts w:hint="eastAsia"/>
          <w:szCs w:val="24"/>
        </w:rPr>
        <w:t>，</w:t>
      </w:r>
      <w:r>
        <w:rPr>
          <w:szCs w:val="24"/>
        </w:rPr>
        <w:t>则</w:t>
      </w:r>
      <w:r w:rsidRPr="003F4431">
        <w:rPr>
          <w:position w:val="-6"/>
          <w:szCs w:val="24"/>
        </w:rPr>
        <w:object w:dxaOrig="160" w:dyaOrig="279" w14:anchorId="6DB9E0A5">
          <v:shape id="_x0000_i1098" type="#_x0000_t75" style="width:8.4pt;height:14.4pt" o:ole="">
            <v:imagedata r:id="rId149" o:title=""/>
          </v:shape>
          <o:OLEObject Type="Embed" ProgID="Equation.DSMT4" ShapeID="_x0000_i1098" DrawAspect="Content" ObjectID="_1619930567" r:id="rId157"/>
        </w:object>
      </w:r>
      <w:r>
        <w:rPr>
          <w:szCs w:val="24"/>
        </w:rPr>
        <w:t>和</w:t>
      </w:r>
      <w:r w:rsidRPr="003F4431">
        <w:rPr>
          <w:position w:val="-12"/>
          <w:szCs w:val="24"/>
        </w:rPr>
        <w:object w:dxaOrig="279" w:dyaOrig="360" w14:anchorId="0EEBFE0D">
          <v:shape id="_x0000_i1099" type="#_x0000_t75" style="width:14.4pt;height:18pt" o:ole="">
            <v:imagedata r:id="rId153" o:title=""/>
          </v:shape>
          <o:OLEObject Type="Embed" ProgID="Equation.DSMT4" ShapeID="_x0000_i1099" DrawAspect="Content" ObjectID="_1619930568" r:id="rId158"/>
        </w:object>
      </w:r>
      <w:r>
        <w:rPr>
          <w:szCs w:val="24"/>
        </w:rPr>
        <w:t>的关系是</w:t>
      </w:r>
    </w:p>
    <w:p w14:paraId="4459B18A" w14:textId="185CB2A2" w:rsidR="00B34357" w:rsidRPr="001C4EFE" w:rsidRDefault="00B34357" w:rsidP="00B34357">
      <w:pPr>
        <w:pStyle w:val="MTDisplayEquation"/>
      </w:pPr>
      <w:r>
        <w:tab/>
      </w:r>
      <w:r w:rsidRPr="00291C83">
        <w:rPr>
          <w:position w:val="-12"/>
        </w:rPr>
        <w:object w:dxaOrig="859" w:dyaOrig="360" w14:anchorId="0E7DDF9D">
          <v:shape id="_x0000_i1100" type="#_x0000_t75" style="width:42.6pt;height:18pt" o:ole="">
            <v:imagedata r:id="rId159" o:title=""/>
          </v:shape>
          <o:OLEObject Type="Embed" ProgID="Equation.DSMT4" ShapeID="_x0000_i1100" DrawAspect="Content" ObjectID="_1619930569" r:id="rId16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16</w:instrText>
        </w:r>
      </w:fldSimple>
      <w:r w:rsidR="00BD18BB">
        <w:instrText>)</w:instrText>
      </w:r>
      <w:r w:rsidR="00BD18BB">
        <w:fldChar w:fldCharType="end"/>
      </w:r>
    </w:p>
    <w:p w14:paraId="3FFCC769" w14:textId="77777777" w:rsidR="00B34357" w:rsidRDefault="00B34357" w:rsidP="00B34357">
      <w:pPr>
        <w:rPr>
          <w:szCs w:val="24"/>
        </w:rPr>
      </w:pPr>
      <w:r>
        <w:rPr>
          <w:szCs w:val="24"/>
        </w:rPr>
        <w:t>其中</w:t>
      </w:r>
      <w:r w:rsidRPr="003F4431">
        <w:rPr>
          <w:position w:val="-12"/>
          <w:szCs w:val="24"/>
        </w:rPr>
        <w:object w:dxaOrig="960" w:dyaOrig="380" w14:anchorId="0DF847EE">
          <v:shape id="_x0000_i1101" type="#_x0000_t75" style="width:47.4pt;height:18pt" o:ole="">
            <v:imagedata r:id="rId161" o:title=""/>
          </v:shape>
          <o:OLEObject Type="Embed" ProgID="Equation.DSMT4" ShapeID="_x0000_i1101" DrawAspect="Content" ObjectID="_1619930570" r:id="rId162"/>
        </w:object>
      </w:r>
      <w:r>
        <w:rPr>
          <w:rFonts w:hint="eastAsia"/>
          <w:szCs w:val="24"/>
        </w:rPr>
        <w:t>称为交互矩阵或者雅各比矩阵，根据公式（</w:t>
      </w:r>
      <w:r>
        <w:rPr>
          <w:rFonts w:hint="eastAsia"/>
          <w:szCs w:val="24"/>
        </w:rPr>
        <w:t>1</w:t>
      </w:r>
      <w:r>
        <w:rPr>
          <w:szCs w:val="24"/>
        </w:rPr>
        <w:t>5</w:t>
      </w:r>
      <w:r>
        <w:rPr>
          <w:rFonts w:hint="eastAsia"/>
          <w:szCs w:val="24"/>
        </w:rPr>
        <w:t>）和（</w:t>
      </w:r>
      <w:r>
        <w:rPr>
          <w:rFonts w:hint="eastAsia"/>
          <w:szCs w:val="24"/>
        </w:rPr>
        <w:t>1</w:t>
      </w:r>
      <w:r>
        <w:rPr>
          <w:szCs w:val="24"/>
        </w:rPr>
        <w:t>6</w:t>
      </w:r>
      <w:r>
        <w:rPr>
          <w:rFonts w:hint="eastAsia"/>
          <w:szCs w:val="24"/>
        </w:rPr>
        <w:t>），可以得到摄像头速度和</w:t>
      </w:r>
      <w:r w:rsidRPr="003F4431">
        <w:rPr>
          <w:position w:val="-6"/>
          <w:szCs w:val="24"/>
        </w:rPr>
        <w:object w:dxaOrig="180" w:dyaOrig="279" w14:anchorId="08EC2A4A">
          <v:shape id="_x0000_i1102" type="#_x0000_t75" style="width:9.6pt;height:14.4pt" o:ole="">
            <v:imagedata r:id="rId163" o:title=""/>
          </v:shape>
          <o:OLEObject Type="Embed" ProgID="Equation.DSMT4" ShapeID="_x0000_i1102" DrawAspect="Content" ObjectID="_1619930571" r:id="rId164"/>
        </w:object>
      </w:r>
      <w:r>
        <w:rPr>
          <w:rFonts w:hint="eastAsia"/>
          <w:szCs w:val="24"/>
        </w:rPr>
        <w:t>的关系：</w:t>
      </w:r>
    </w:p>
    <w:p w14:paraId="5F7ADD89" w14:textId="4EC52AB1" w:rsidR="00B34357" w:rsidRPr="005A6404" w:rsidRDefault="00B34357" w:rsidP="00B34357">
      <w:pPr>
        <w:pStyle w:val="MTDisplayEquation"/>
      </w:pPr>
      <w:r>
        <w:tab/>
      </w:r>
      <w:r w:rsidRPr="00291C83">
        <w:rPr>
          <w:position w:val="-12"/>
        </w:rPr>
        <w:object w:dxaOrig="859" w:dyaOrig="360" w14:anchorId="671F0E88">
          <v:shape id="_x0000_i1103" type="#_x0000_t75" style="width:42.6pt;height:18pt" o:ole="">
            <v:imagedata r:id="rId165" o:title=""/>
          </v:shape>
          <o:OLEObject Type="Embed" ProgID="Equation.DSMT4" ShapeID="_x0000_i1103" DrawAspect="Content" ObjectID="_1619930572" r:id="rId16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17</w:instrText>
        </w:r>
      </w:fldSimple>
      <w:r w:rsidR="00BD18BB">
        <w:instrText>)</w:instrText>
      </w:r>
      <w:r w:rsidR="00BD18BB">
        <w:fldChar w:fldCharType="end"/>
      </w:r>
    </w:p>
    <w:p w14:paraId="0791BB2C" w14:textId="77777777" w:rsidR="00B34357" w:rsidRDefault="00B34357" w:rsidP="00B34357">
      <w:pPr>
        <w:ind w:firstLine="420"/>
        <w:rPr>
          <w:szCs w:val="24"/>
        </w:rPr>
      </w:pPr>
      <w:r>
        <w:rPr>
          <w:szCs w:val="24"/>
        </w:rPr>
        <w:lastRenderedPageBreak/>
        <w:t>并且</w:t>
      </w:r>
      <w:r w:rsidRPr="003F4431">
        <w:rPr>
          <w:position w:val="-12"/>
          <w:szCs w:val="24"/>
        </w:rPr>
        <w:object w:dxaOrig="800" w:dyaOrig="360" w14:anchorId="2D7D5358">
          <v:shape id="_x0000_i1104" type="#_x0000_t75" style="width:39.6pt;height:18pt" o:ole="">
            <v:imagedata r:id="rId167" o:title=""/>
          </v:shape>
          <o:OLEObject Type="Embed" ProgID="Equation.DSMT4" ShapeID="_x0000_i1104" DrawAspect="Content" ObjectID="_1619930573" r:id="rId168"/>
        </w:object>
      </w:r>
      <w:r w:rsidRPr="005A6404">
        <w:rPr>
          <w:rFonts w:hint="eastAsia"/>
          <w:szCs w:val="24"/>
        </w:rPr>
        <w:t>。</w:t>
      </w:r>
      <w:r w:rsidRPr="00E56F8A">
        <w:rPr>
          <w:rFonts w:hint="eastAsia"/>
          <w:szCs w:val="24"/>
        </w:rPr>
        <w:t>将</w:t>
      </w:r>
      <w:r w:rsidRPr="003F4431">
        <w:rPr>
          <w:position w:val="-6"/>
          <w:szCs w:val="24"/>
        </w:rPr>
        <w:object w:dxaOrig="180" w:dyaOrig="279" w14:anchorId="3BF32BF0">
          <v:shape id="_x0000_i1105" type="#_x0000_t75" style="width:9.6pt;height:14.4pt" o:ole="">
            <v:imagedata r:id="rId163" o:title=""/>
          </v:shape>
          <o:OLEObject Type="Embed" ProgID="Equation.DSMT4" ShapeID="_x0000_i1105" DrawAspect="Content" ObjectID="_1619930574" r:id="rId169"/>
        </w:object>
      </w:r>
      <w:r w:rsidRPr="00E56F8A">
        <w:rPr>
          <w:szCs w:val="24"/>
        </w:rPr>
        <w:t>作为输入量</w:t>
      </w:r>
      <w:r w:rsidRPr="00E56F8A">
        <w:rPr>
          <w:rFonts w:hint="eastAsia"/>
          <w:szCs w:val="24"/>
        </w:rPr>
        <w:t>，如果雅各比矩阵已知，就可以得到输出</w:t>
      </w:r>
      <w:r w:rsidRPr="003F4431">
        <w:rPr>
          <w:position w:val="-12"/>
          <w:szCs w:val="24"/>
        </w:rPr>
        <w:object w:dxaOrig="279" w:dyaOrig="360" w14:anchorId="7AE96F46">
          <v:shape id="_x0000_i1106" type="#_x0000_t75" style="width:14.4pt;height:18pt" o:ole="">
            <v:imagedata r:id="rId153" o:title=""/>
          </v:shape>
          <o:OLEObject Type="Embed" ProgID="Equation.DSMT4" ShapeID="_x0000_i1106" DrawAspect="Content" ObjectID="_1619930575" r:id="rId170"/>
        </w:object>
      </w:r>
      <w:r w:rsidRPr="00E56F8A">
        <w:rPr>
          <w:rFonts w:hint="eastAsia"/>
          <w:szCs w:val="24"/>
        </w:rPr>
        <w:t>，</w:t>
      </w:r>
      <w:r w:rsidRPr="00E56F8A">
        <w:rPr>
          <w:szCs w:val="24"/>
        </w:rPr>
        <w:t>即摄像头的速度</w:t>
      </w:r>
      <w:r w:rsidRPr="00E56F8A">
        <w:rPr>
          <w:rFonts w:hint="eastAsia"/>
          <w:szCs w:val="24"/>
        </w:rPr>
        <w:t>、</w:t>
      </w:r>
      <w:r w:rsidRPr="00E56F8A">
        <w:rPr>
          <w:szCs w:val="24"/>
        </w:rPr>
        <w:t>角速度值</w:t>
      </w:r>
      <w:r w:rsidRPr="00E56F8A">
        <w:rPr>
          <w:rFonts w:hint="eastAsia"/>
          <w:szCs w:val="24"/>
        </w:rPr>
        <w:t>，</w:t>
      </w:r>
      <w:r w:rsidRPr="00E56F8A">
        <w:rPr>
          <w:szCs w:val="24"/>
        </w:rPr>
        <w:t>所以关键问题在于求出雅各比矩阵</w:t>
      </w:r>
      <w:r w:rsidRPr="00E56F8A">
        <w:rPr>
          <w:rFonts w:hint="eastAsia"/>
          <w:szCs w:val="24"/>
        </w:rPr>
        <w:t>。</w:t>
      </w:r>
    </w:p>
    <w:p w14:paraId="7CC637C2" w14:textId="77777777" w:rsidR="00B34357" w:rsidRDefault="00B34357" w:rsidP="00B34357">
      <w:pPr>
        <w:rPr>
          <w:szCs w:val="24"/>
        </w:rPr>
      </w:pPr>
    </w:p>
    <w:p w14:paraId="5B561732" w14:textId="2CC1B5CA" w:rsidR="00B34357" w:rsidRDefault="00474B49" w:rsidP="00474B49">
      <w:pPr>
        <w:pStyle w:val="3"/>
      </w:pPr>
      <w:bookmarkStart w:id="59" w:name="_Toc9265369"/>
      <w:r>
        <w:rPr>
          <w:rFonts w:hint="eastAsia"/>
        </w:rPr>
        <w:t>2</w:t>
      </w:r>
      <w:r>
        <w:t>.3.2</w:t>
      </w:r>
      <w:proofErr w:type="gramStart"/>
      <w:r w:rsidR="00B34357" w:rsidRPr="005A6404">
        <w:t>雅</w:t>
      </w:r>
      <w:r>
        <w:rPr>
          <w:rFonts w:hint="eastAsia"/>
        </w:rPr>
        <w:t>阁</w:t>
      </w:r>
      <w:r w:rsidR="00B34357" w:rsidRPr="005A6404">
        <w:t>比矩阵</w:t>
      </w:r>
      <w:bookmarkEnd w:id="59"/>
      <w:proofErr w:type="gramEnd"/>
    </w:p>
    <w:p w14:paraId="10C4AD9D" w14:textId="77777777" w:rsidR="00B34357" w:rsidRDefault="00B34357" w:rsidP="00B34357">
      <w:pPr>
        <w:rPr>
          <w:szCs w:val="24"/>
        </w:rPr>
      </w:pPr>
      <w:r>
        <w:rPr>
          <w:b/>
          <w:szCs w:val="24"/>
        </w:rPr>
        <w:tab/>
      </w:r>
      <w:r>
        <w:rPr>
          <w:szCs w:val="24"/>
        </w:rPr>
        <w:t>首先设置坐标系</w:t>
      </w:r>
      <w:r>
        <w:rPr>
          <w:rFonts w:hint="eastAsia"/>
          <w:szCs w:val="24"/>
        </w:rPr>
        <w:t>，</w:t>
      </w:r>
      <w:r>
        <w:rPr>
          <w:szCs w:val="24"/>
        </w:rPr>
        <w:t>在摄像头坐标系下的</w:t>
      </w:r>
      <w:r>
        <w:rPr>
          <w:rFonts w:hint="eastAsia"/>
          <w:szCs w:val="24"/>
        </w:rPr>
        <w:t>3-D</w:t>
      </w:r>
      <w:r>
        <w:rPr>
          <w:rFonts w:hint="eastAsia"/>
          <w:szCs w:val="24"/>
        </w:rPr>
        <w:t>点坐标为</w:t>
      </w:r>
      <w:r w:rsidRPr="003F4431">
        <w:rPr>
          <w:position w:val="-10"/>
          <w:szCs w:val="24"/>
        </w:rPr>
        <w:object w:dxaOrig="940" w:dyaOrig="320" w14:anchorId="685ECF82">
          <v:shape id="_x0000_i1107" type="#_x0000_t75" style="width:47.4pt;height:15.6pt" o:ole="">
            <v:imagedata r:id="rId171" o:title=""/>
          </v:shape>
          <o:OLEObject Type="Embed" ProgID="Equation.DSMT4" ShapeID="_x0000_i1107" DrawAspect="Content" ObjectID="_1619930576" r:id="rId172"/>
        </w:object>
      </w:r>
      <w:r>
        <w:rPr>
          <w:rFonts w:hint="eastAsia"/>
          <w:szCs w:val="24"/>
        </w:rPr>
        <w:t>，对应在</w:t>
      </w:r>
      <w:r>
        <w:rPr>
          <w:rFonts w:hint="eastAsia"/>
          <w:szCs w:val="24"/>
        </w:rPr>
        <w:t>2-D</w:t>
      </w:r>
      <w:r>
        <w:rPr>
          <w:rFonts w:hint="eastAsia"/>
          <w:szCs w:val="24"/>
        </w:rPr>
        <w:t>像平面上的坐标为</w:t>
      </w:r>
      <w:r w:rsidRPr="003F4431">
        <w:rPr>
          <w:position w:val="-10"/>
          <w:szCs w:val="24"/>
        </w:rPr>
        <w:object w:dxaOrig="960" w:dyaOrig="320" w14:anchorId="184B8A77">
          <v:shape id="_x0000_i1108" type="#_x0000_t75" style="width:47.4pt;height:15.6pt" o:ole="">
            <v:imagedata r:id="rId173" o:title=""/>
          </v:shape>
          <o:OLEObject Type="Embed" ProgID="Equation.DSMT4" ShapeID="_x0000_i1108" DrawAspect="Content" ObjectID="_1619930577" r:id="rId174"/>
        </w:object>
      </w:r>
      <w:r>
        <w:rPr>
          <w:rFonts w:hint="eastAsia"/>
          <w:szCs w:val="24"/>
        </w:rPr>
        <w:t>，</w:t>
      </w:r>
      <w:r>
        <w:rPr>
          <w:szCs w:val="24"/>
        </w:rPr>
        <w:t>单位是</w:t>
      </w:r>
      <w:r>
        <w:rPr>
          <w:rFonts w:hint="eastAsia"/>
          <w:szCs w:val="24"/>
        </w:rPr>
        <w:t>m</w:t>
      </w:r>
      <w:r>
        <w:rPr>
          <w:szCs w:val="24"/>
        </w:rPr>
        <w:t>m</w:t>
      </w:r>
      <w:r>
        <w:rPr>
          <w:rFonts w:hint="eastAsia"/>
          <w:szCs w:val="24"/>
        </w:rPr>
        <w:t>，所以</w:t>
      </w:r>
    </w:p>
    <w:p w14:paraId="64450858" w14:textId="4460C4E9" w:rsidR="00B34357" w:rsidRPr="005A6404" w:rsidRDefault="00B34357" w:rsidP="00B34357">
      <w:pPr>
        <w:pStyle w:val="MTDisplayEquation"/>
      </w:pPr>
      <w:r>
        <w:tab/>
      </w:r>
      <w:r w:rsidRPr="00291C83">
        <w:rPr>
          <w:position w:val="-60"/>
        </w:rPr>
        <w:object w:dxaOrig="2220" w:dyaOrig="1320" w14:anchorId="250BC1B6">
          <v:shape id="_x0000_i1109" type="#_x0000_t75" style="width:111.6pt;height:66pt" o:ole="">
            <v:imagedata r:id="rId175" o:title=""/>
          </v:shape>
          <o:OLEObject Type="Embed" ProgID="Equation.DSMT4" ShapeID="_x0000_i1109" DrawAspect="Content" ObjectID="_1619930578" r:id="rId17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18</w:instrText>
        </w:r>
      </w:fldSimple>
      <w:r w:rsidR="00BD18BB">
        <w:instrText>)</w:instrText>
      </w:r>
      <w:r w:rsidR="00BD18BB">
        <w:fldChar w:fldCharType="end"/>
      </w:r>
    </w:p>
    <w:p w14:paraId="475E0D88" w14:textId="74CD277D" w:rsidR="00B34357" w:rsidRDefault="00B34357" w:rsidP="00B34357">
      <w:pPr>
        <w:rPr>
          <w:szCs w:val="24"/>
        </w:rPr>
      </w:pPr>
      <w:r w:rsidRPr="0003777E">
        <w:rPr>
          <w:position w:val="-10"/>
          <w:szCs w:val="24"/>
        </w:rPr>
        <w:object w:dxaOrig="760" w:dyaOrig="320" w14:anchorId="4F132BB9">
          <v:shape id="_x0000_i1110" type="#_x0000_t75" style="width:38.4pt;height:15.6pt" o:ole="">
            <v:imagedata r:id="rId177" o:title=""/>
          </v:shape>
          <o:OLEObject Type="Embed" ProgID="Equation.DSMT4" ShapeID="_x0000_i1110" DrawAspect="Content" ObjectID="_1619930579" r:id="rId178"/>
        </w:object>
      </w:r>
      <w:r>
        <w:rPr>
          <w:rFonts w:hint="eastAsia"/>
          <w:szCs w:val="24"/>
        </w:rPr>
        <w:t>是对应点以像素为单位的坐标，</w:t>
      </w:r>
      <w:r w:rsidR="00887570" w:rsidRPr="00887570">
        <w:rPr>
          <w:position w:val="-14"/>
          <w:szCs w:val="24"/>
        </w:rPr>
        <w:object w:dxaOrig="1600" w:dyaOrig="400" w14:anchorId="52458E9E">
          <v:shape id="_x0000_i1111" type="#_x0000_t75" style="width:80.4pt;height:20.4pt" o:ole="">
            <v:imagedata r:id="rId179" o:title=""/>
          </v:shape>
          <o:OLEObject Type="Embed" ProgID="Equation.DSMT4" ShapeID="_x0000_i1111" DrawAspect="Content" ObjectID="_1619930580" r:id="rId180"/>
        </w:object>
      </w:r>
      <w:r w:rsidR="00887570">
        <w:rPr>
          <w:szCs w:val="24"/>
        </w:rPr>
        <w:t xml:space="preserve"> </w:t>
      </w:r>
      <w:r>
        <w:rPr>
          <w:rFonts w:hint="eastAsia"/>
          <w:szCs w:val="24"/>
        </w:rPr>
        <w:t>是一组相机内部参数，这一部分详见视觉成像部分。</w:t>
      </w:r>
    </w:p>
    <w:p w14:paraId="7E39F404" w14:textId="77777777" w:rsidR="00B34357" w:rsidRDefault="00B34357" w:rsidP="00B34357">
      <w:pPr>
        <w:rPr>
          <w:szCs w:val="24"/>
        </w:rPr>
      </w:pPr>
      <w:r>
        <w:rPr>
          <w:szCs w:val="24"/>
        </w:rPr>
        <w:t>将</w:t>
      </w:r>
      <w:r>
        <w:rPr>
          <w:rFonts w:hint="eastAsia"/>
          <w:szCs w:val="24"/>
        </w:rPr>
        <w:t>（</w:t>
      </w:r>
      <w:r>
        <w:rPr>
          <w:rFonts w:hint="eastAsia"/>
          <w:szCs w:val="24"/>
        </w:rPr>
        <w:t>1</w:t>
      </w:r>
      <w:r>
        <w:rPr>
          <w:szCs w:val="24"/>
        </w:rPr>
        <w:t>8</w:t>
      </w:r>
      <w:r>
        <w:rPr>
          <w:rFonts w:hint="eastAsia"/>
          <w:szCs w:val="24"/>
        </w:rPr>
        <w:t>）求导，得</w:t>
      </w:r>
    </w:p>
    <w:p w14:paraId="105346F3" w14:textId="4F8F0D66" w:rsidR="00B34357" w:rsidRPr="005A6404" w:rsidRDefault="00B34357" w:rsidP="00B34357">
      <w:pPr>
        <w:pStyle w:val="MTDisplayEquation"/>
      </w:pPr>
      <w:r>
        <w:tab/>
      </w:r>
      <w:r w:rsidRPr="00291C83">
        <w:rPr>
          <w:position w:val="-62"/>
        </w:rPr>
        <w:object w:dxaOrig="2360" w:dyaOrig="1359" w14:anchorId="092E26DA">
          <v:shape id="_x0000_i1112" type="#_x0000_t75" style="width:117.6pt;height:67.2pt" o:ole="">
            <v:imagedata r:id="rId181" o:title=""/>
          </v:shape>
          <o:OLEObject Type="Embed" ProgID="Equation.DSMT4" ShapeID="_x0000_i1112" DrawAspect="Content" ObjectID="_1619930581" r:id="rId18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19</w:instrText>
        </w:r>
      </w:fldSimple>
      <w:r w:rsidR="00BD18BB">
        <w:instrText>)</w:instrText>
      </w:r>
      <w:r w:rsidR="00BD18BB">
        <w:fldChar w:fldCharType="end"/>
      </w:r>
    </w:p>
    <w:p w14:paraId="65D597BD" w14:textId="77777777" w:rsidR="00B34357" w:rsidRDefault="00B34357" w:rsidP="00B34357">
      <w:pPr>
        <w:rPr>
          <w:szCs w:val="24"/>
        </w:rPr>
      </w:pPr>
      <w:r>
        <w:rPr>
          <w:rFonts w:hint="eastAsia"/>
          <w:szCs w:val="24"/>
        </w:rPr>
        <w:t>3</w:t>
      </w:r>
      <w:r>
        <w:rPr>
          <w:szCs w:val="24"/>
        </w:rPr>
        <w:t>-D</w:t>
      </w:r>
      <w:r>
        <w:rPr>
          <w:rFonts w:hint="eastAsia"/>
          <w:szCs w:val="24"/>
        </w:rPr>
        <w:t>坐标的速度可以表示为</w:t>
      </w:r>
    </w:p>
    <w:p w14:paraId="4E2B2818" w14:textId="3CE015CA" w:rsidR="00B34357" w:rsidRPr="003650CF" w:rsidRDefault="00B34357" w:rsidP="00B34357">
      <w:pPr>
        <w:pStyle w:val="MTDisplayEquation"/>
      </w:pPr>
      <w:r>
        <w:tab/>
      </w:r>
      <w:r w:rsidRPr="00291C83">
        <w:rPr>
          <w:position w:val="-58"/>
        </w:rPr>
        <w:object w:dxaOrig="4180" w:dyaOrig="1280" w14:anchorId="4A953357">
          <v:shape id="_x0000_i1113" type="#_x0000_t75" style="width:209.4pt;height:63.6pt" o:ole="">
            <v:imagedata r:id="rId183" o:title=""/>
          </v:shape>
          <o:OLEObject Type="Embed" ProgID="Equation.DSMT4" ShapeID="_x0000_i1113" DrawAspect="Content" ObjectID="_1619930582" r:id="rId18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20</w:instrText>
        </w:r>
      </w:fldSimple>
      <w:r w:rsidR="00BD18BB">
        <w:instrText>)</w:instrText>
      </w:r>
      <w:r w:rsidR="00BD18BB">
        <w:fldChar w:fldCharType="end"/>
      </w:r>
    </w:p>
    <w:p w14:paraId="68ADF2EA" w14:textId="77777777" w:rsidR="00B34357" w:rsidRDefault="00B34357" w:rsidP="00B34357">
      <w:pPr>
        <w:rPr>
          <w:szCs w:val="24"/>
        </w:rPr>
      </w:pPr>
      <w:r>
        <w:rPr>
          <w:rFonts w:hint="eastAsia"/>
          <w:szCs w:val="24"/>
        </w:rPr>
        <w:t>联立（</w:t>
      </w:r>
      <w:r>
        <w:rPr>
          <w:rFonts w:hint="eastAsia"/>
          <w:szCs w:val="24"/>
        </w:rPr>
        <w:t>1</w:t>
      </w:r>
      <w:r>
        <w:rPr>
          <w:szCs w:val="24"/>
        </w:rPr>
        <w:t>9</w:t>
      </w:r>
      <w:r>
        <w:rPr>
          <w:rFonts w:hint="eastAsia"/>
          <w:szCs w:val="24"/>
        </w:rPr>
        <w:t>）和（</w:t>
      </w:r>
      <w:r>
        <w:rPr>
          <w:rFonts w:hint="eastAsia"/>
          <w:szCs w:val="24"/>
        </w:rPr>
        <w:t>2</w:t>
      </w:r>
      <w:r>
        <w:rPr>
          <w:szCs w:val="24"/>
        </w:rPr>
        <w:t>0</w:t>
      </w:r>
      <w:r>
        <w:rPr>
          <w:rFonts w:hint="eastAsia"/>
          <w:szCs w:val="24"/>
        </w:rPr>
        <w:t>）可以得到</w:t>
      </w:r>
    </w:p>
    <w:p w14:paraId="744CDECF" w14:textId="6378F8A1" w:rsidR="00B34357" w:rsidRPr="003650CF" w:rsidRDefault="00B34357" w:rsidP="00B34357">
      <w:pPr>
        <w:pStyle w:val="MTDisplayEquation"/>
      </w:pPr>
      <w:r>
        <w:tab/>
      </w:r>
      <w:r w:rsidRPr="00291C83">
        <w:rPr>
          <w:position w:val="-60"/>
        </w:rPr>
        <w:object w:dxaOrig="4000" w:dyaOrig="1320" w14:anchorId="58DF68A5">
          <v:shape id="_x0000_i1114" type="#_x0000_t75" style="width:200.4pt;height:66pt" o:ole="">
            <v:imagedata r:id="rId185" o:title=""/>
          </v:shape>
          <o:OLEObject Type="Embed" ProgID="Equation.DSMT4" ShapeID="_x0000_i1114" DrawAspect="Content" ObjectID="_1619930583" r:id="rId18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21</w:instrText>
        </w:r>
      </w:fldSimple>
      <w:r w:rsidR="00BD18BB">
        <w:instrText>)</w:instrText>
      </w:r>
      <w:r w:rsidR="00BD18BB">
        <w:fldChar w:fldCharType="end"/>
      </w:r>
    </w:p>
    <w:p w14:paraId="440CA94E" w14:textId="77777777" w:rsidR="00B34357" w:rsidRDefault="00B34357" w:rsidP="00B34357">
      <w:pPr>
        <w:rPr>
          <w:szCs w:val="24"/>
        </w:rPr>
      </w:pPr>
      <w:r>
        <w:rPr>
          <w:szCs w:val="24"/>
        </w:rPr>
        <w:t>也就是</w:t>
      </w:r>
    </w:p>
    <w:p w14:paraId="34C7E3C9" w14:textId="49CAD82B" w:rsidR="00B34357" w:rsidRPr="003650CF" w:rsidRDefault="00B34357" w:rsidP="00B34357">
      <w:pPr>
        <w:pStyle w:val="MTDisplayEquation"/>
      </w:pPr>
      <w:r>
        <w:tab/>
      </w:r>
      <w:r w:rsidRPr="00291C83">
        <w:rPr>
          <w:position w:val="-12"/>
        </w:rPr>
        <w:object w:dxaOrig="900" w:dyaOrig="360" w14:anchorId="0DBE6C31">
          <v:shape id="_x0000_i1115" type="#_x0000_t75" style="width:45pt;height:18pt" o:ole="">
            <v:imagedata r:id="rId187" o:title=""/>
          </v:shape>
          <o:OLEObject Type="Embed" ProgID="Equation.DSMT4" ShapeID="_x0000_i1115" DrawAspect="Content" ObjectID="_1619930584" r:id="rId188"/>
        </w:objec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22</w:instrText>
        </w:r>
      </w:fldSimple>
      <w:r w:rsidR="00BD18BB">
        <w:instrText>)</w:instrText>
      </w:r>
      <w:r w:rsidR="00BD18BB">
        <w:fldChar w:fldCharType="end"/>
      </w:r>
    </w:p>
    <w:p w14:paraId="737A76AD" w14:textId="77777777" w:rsidR="00B34357" w:rsidRPr="005A6404" w:rsidRDefault="00B34357" w:rsidP="00B34357">
      <w:pPr>
        <w:rPr>
          <w:b/>
          <w:szCs w:val="24"/>
        </w:rPr>
      </w:pPr>
      <w:r>
        <w:rPr>
          <w:szCs w:val="24"/>
        </w:rPr>
        <w:lastRenderedPageBreak/>
        <w:t>其中</w:t>
      </w:r>
      <w:r w:rsidRPr="0003777E">
        <w:rPr>
          <w:position w:val="-12"/>
          <w:szCs w:val="24"/>
        </w:rPr>
        <w:object w:dxaOrig="320" w:dyaOrig="360" w14:anchorId="5D495D01">
          <v:shape id="_x0000_i1116" type="#_x0000_t75" style="width:15.6pt;height:18pt" o:ole="">
            <v:imagedata r:id="rId189" o:title=""/>
          </v:shape>
          <o:OLEObject Type="Embed" ProgID="Equation.DSMT4" ShapeID="_x0000_i1116" DrawAspect="Content" ObjectID="_1619930585" r:id="rId190"/>
        </w:object>
      </w:r>
      <w:r w:rsidRPr="003650CF">
        <w:rPr>
          <w:szCs w:val="24"/>
        </w:rPr>
        <w:t>可以表达为</w:t>
      </w:r>
    </w:p>
    <w:p w14:paraId="3C27B0D3" w14:textId="78AF1C3D" w:rsidR="00B34357" w:rsidRPr="003650CF" w:rsidRDefault="00B34357" w:rsidP="00B34357">
      <w:pPr>
        <w:pStyle w:val="MTDisplayEquation"/>
      </w:pPr>
      <w:r>
        <w:tab/>
      </w:r>
      <w:r w:rsidRPr="00291C83">
        <w:rPr>
          <w:position w:val="-60"/>
        </w:rPr>
        <w:object w:dxaOrig="4459" w:dyaOrig="1320" w14:anchorId="6281DAF5">
          <v:shape id="_x0000_i1117" type="#_x0000_t75" style="width:222.6pt;height:66pt" o:ole="">
            <v:imagedata r:id="rId191" o:title=""/>
          </v:shape>
          <o:OLEObject Type="Embed" ProgID="Equation.DSMT4" ShapeID="_x0000_i1117" DrawAspect="Content" ObjectID="_1619930586" r:id="rId19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23</w:instrText>
        </w:r>
      </w:fldSimple>
      <w:r w:rsidR="00BD18BB">
        <w:instrText>)</w:instrText>
      </w:r>
      <w:r w:rsidR="00BD18BB">
        <w:fldChar w:fldCharType="end"/>
      </w:r>
    </w:p>
    <w:p w14:paraId="59B770BB" w14:textId="01749BCD" w:rsidR="00B34357" w:rsidRDefault="00B34357" w:rsidP="00B34357">
      <w:pPr>
        <w:rPr>
          <w:iCs/>
          <w:szCs w:val="24"/>
        </w:rPr>
      </w:pPr>
      <w:r w:rsidRPr="0003777E">
        <w:rPr>
          <w:iCs/>
          <w:szCs w:val="24"/>
        </w:rPr>
        <w:t>被称为交互矩阵</w:t>
      </w:r>
      <w:r w:rsidRPr="0003777E">
        <w:rPr>
          <w:rFonts w:hint="eastAsia"/>
          <w:iCs/>
          <w:szCs w:val="24"/>
        </w:rPr>
        <w:t>，</w:t>
      </w:r>
      <w:proofErr w:type="gramStart"/>
      <w:r w:rsidRPr="0003777E">
        <w:rPr>
          <w:iCs/>
          <w:szCs w:val="24"/>
        </w:rPr>
        <w:t>或雅</w:t>
      </w:r>
      <w:r w:rsidR="00D05A94">
        <w:rPr>
          <w:rFonts w:hint="eastAsia"/>
        </w:rPr>
        <w:t>阁</w:t>
      </w:r>
      <w:r w:rsidRPr="0003777E">
        <w:rPr>
          <w:iCs/>
          <w:szCs w:val="24"/>
        </w:rPr>
        <w:t>比</w:t>
      </w:r>
      <w:proofErr w:type="gramEnd"/>
      <w:r w:rsidRPr="0003777E">
        <w:rPr>
          <w:iCs/>
          <w:szCs w:val="24"/>
        </w:rPr>
        <w:t>矩阵</w:t>
      </w:r>
    </w:p>
    <w:p w14:paraId="6D6CAD38" w14:textId="77777777" w:rsidR="00B34357" w:rsidRPr="0003777E" w:rsidRDefault="00B34357" w:rsidP="00B34357">
      <w:pPr>
        <w:rPr>
          <w:iCs/>
          <w:szCs w:val="24"/>
        </w:rPr>
      </w:pPr>
    </w:p>
    <w:p w14:paraId="7D3E1DC6" w14:textId="052283BD" w:rsidR="00B34357" w:rsidRPr="00E9135F" w:rsidRDefault="00474B49" w:rsidP="00474B49">
      <w:pPr>
        <w:pStyle w:val="3"/>
      </w:pPr>
      <w:bookmarkStart w:id="60" w:name="_Toc9265370"/>
      <w:r>
        <w:rPr>
          <w:rFonts w:hint="eastAsia"/>
        </w:rPr>
        <w:t>2</w:t>
      </w:r>
      <w:r>
        <w:t>.3.3</w:t>
      </w:r>
      <w:commentRangeStart w:id="61"/>
      <w:r w:rsidR="007C7586">
        <w:rPr>
          <w:rFonts w:hint="eastAsia"/>
        </w:rPr>
        <w:t>竖直通道和</w:t>
      </w:r>
      <w:proofErr w:type="gramStart"/>
      <w:r w:rsidR="007C7586">
        <w:rPr>
          <w:rFonts w:hint="eastAsia"/>
        </w:rPr>
        <w:t>横侧向</w:t>
      </w:r>
      <w:proofErr w:type="gramEnd"/>
      <w:r w:rsidR="007C7586">
        <w:rPr>
          <w:rFonts w:hint="eastAsia"/>
        </w:rPr>
        <w:t>通道的</w:t>
      </w:r>
      <w:proofErr w:type="gramStart"/>
      <w:r w:rsidR="00B34357">
        <w:rPr>
          <w:rFonts w:hint="eastAsia"/>
        </w:rPr>
        <w:t>雅阁比矩阵</w:t>
      </w:r>
      <w:bookmarkEnd w:id="60"/>
      <w:commentRangeEnd w:id="61"/>
      <w:proofErr w:type="gramEnd"/>
      <w:r w:rsidR="006C67D8">
        <w:rPr>
          <w:rStyle w:val="ad"/>
          <w:rFonts w:eastAsia="宋体"/>
          <w:b w:val="0"/>
          <w:bCs w:val="0"/>
        </w:rPr>
        <w:commentReference w:id="61"/>
      </w:r>
    </w:p>
    <w:p w14:paraId="53092C71" w14:textId="0427386F" w:rsidR="00B34357" w:rsidRDefault="00B34357" w:rsidP="00B34357">
      <w:pPr>
        <w:ind w:firstLine="420"/>
        <w:rPr>
          <w:szCs w:val="24"/>
        </w:rPr>
      </w:pPr>
      <w:r w:rsidRPr="0003777E">
        <w:rPr>
          <w:position w:val="-12"/>
          <w:szCs w:val="24"/>
        </w:rPr>
        <w:object w:dxaOrig="320" w:dyaOrig="360" w14:anchorId="2AB9E2EA">
          <v:shape id="_x0000_i1118" type="#_x0000_t75" style="width:15.6pt;height:18pt" o:ole="">
            <v:imagedata r:id="rId189" o:title=""/>
          </v:shape>
          <o:OLEObject Type="Embed" ProgID="Equation.DSMT4" ShapeID="_x0000_i1118" DrawAspect="Content" ObjectID="_1619930587" r:id="rId193"/>
        </w:object>
      </w:r>
      <w:proofErr w:type="gramStart"/>
      <w:r>
        <w:rPr>
          <w:rFonts w:hint="eastAsia"/>
          <w:szCs w:val="24"/>
        </w:rPr>
        <w:t>雅</w:t>
      </w:r>
      <w:r w:rsidR="00A41082">
        <w:rPr>
          <w:rFonts w:hint="eastAsia"/>
        </w:rPr>
        <w:t>阁</w:t>
      </w:r>
      <w:r>
        <w:rPr>
          <w:rFonts w:hint="eastAsia"/>
          <w:szCs w:val="24"/>
        </w:rPr>
        <w:t>比矩阵</w:t>
      </w:r>
      <w:proofErr w:type="gramEnd"/>
      <w:r>
        <w:rPr>
          <w:rFonts w:hint="eastAsia"/>
          <w:szCs w:val="24"/>
        </w:rPr>
        <w:t>的三维表达，与</w:t>
      </w:r>
      <w:r w:rsidRPr="004E247A">
        <w:rPr>
          <w:position w:val="-16"/>
          <w:szCs w:val="24"/>
        </w:rPr>
        <w:object w:dxaOrig="2240" w:dyaOrig="440" w14:anchorId="07A4E09B">
          <v:shape id="_x0000_i1119" type="#_x0000_t75" style="width:111.6pt;height:21.6pt" o:ole="">
            <v:imagedata r:id="rId194" o:title=""/>
          </v:shape>
          <o:OLEObject Type="Embed" ProgID="Equation.DSMT4" ShapeID="_x0000_i1119" DrawAspect="Content" ObjectID="_1619930588" r:id="rId195"/>
        </w:object>
      </w:r>
      <w:r>
        <w:rPr>
          <w:szCs w:val="24"/>
        </w:rPr>
        <w:t>全部相关</w:t>
      </w:r>
      <w:r>
        <w:rPr>
          <w:rFonts w:hint="eastAsia"/>
          <w:szCs w:val="24"/>
        </w:rPr>
        <w:t>，</w:t>
      </w:r>
      <w:r>
        <w:rPr>
          <w:szCs w:val="24"/>
        </w:rPr>
        <w:t>因为多旋翼是欠驱动</w:t>
      </w:r>
      <w:r>
        <w:rPr>
          <w:rFonts w:hint="eastAsia"/>
          <w:szCs w:val="24"/>
        </w:rPr>
        <w:t>，</w:t>
      </w:r>
      <w:r>
        <w:rPr>
          <w:szCs w:val="24"/>
        </w:rPr>
        <w:t>六个变量不互相独立</w:t>
      </w:r>
      <w:r>
        <w:rPr>
          <w:rFonts w:hint="eastAsia"/>
          <w:szCs w:val="24"/>
        </w:rPr>
        <w:t>，</w:t>
      </w:r>
      <w:r>
        <w:rPr>
          <w:szCs w:val="24"/>
        </w:rPr>
        <w:t>仍然有四个变量未知</w:t>
      </w:r>
      <w:r>
        <w:rPr>
          <w:rFonts w:hint="eastAsia"/>
          <w:szCs w:val="24"/>
        </w:rPr>
        <w:t>，</w:t>
      </w:r>
      <w:r>
        <w:rPr>
          <w:szCs w:val="24"/>
        </w:rPr>
        <w:t>为</w:t>
      </w:r>
      <w:r w:rsidRPr="00FE3112">
        <w:rPr>
          <w:szCs w:val="24"/>
        </w:rPr>
        <w:t>了计算方便</w:t>
      </w:r>
      <w:r>
        <w:rPr>
          <w:szCs w:val="24"/>
        </w:rPr>
        <w:t>并且消掉一些影响不大的变量</w:t>
      </w:r>
      <w:r>
        <w:rPr>
          <w:rFonts w:hint="eastAsia"/>
          <w:szCs w:val="24"/>
        </w:rPr>
        <w:t>，</w:t>
      </w:r>
      <w:r>
        <w:rPr>
          <w:szCs w:val="24"/>
        </w:rPr>
        <w:t>还可以对三维空间进行水平竖直分解</w:t>
      </w:r>
      <w:r>
        <w:rPr>
          <w:rFonts w:hint="eastAsia"/>
          <w:szCs w:val="24"/>
        </w:rPr>
        <w:t>，将分解后的线性方程组组成新的雅各比矩阵。</w:t>
      </w:r>
    </w:p>
    <w:p w14:paraId="21FABA1A" w14:textId="08F972F9" w:rsidR="00B34357" w:rsidRPr="00A36031" w:rsidRDefault="00B34357" w:rsidP="00B34357">
      <w:pPr>
        <w:rPr>
          <w:szCs w:val="24"/>
        </w:rPr>
      </w:pPr>
      <w:r w:rsidRPr="00D54411">
        <w:rPr>
          <w:szCs w:val="24"/>
        </w:rPr>
        <w:tab/>
      </w:r>
      <w:r>
        <w:rPr>
          <w:rFonts w:hint="eastAsia"/>
          <w:szCs w:val="24"/>
        </w:rPr>
        <w:t>水平</w:t>
      </w:r>
      <w:r w:rsidRPr="00D54411">
        <w:rPr>
          <w:szCs w:val="24"/>
        </w:rPr>
        <w:t>分解时</w:t>
      </w:r>
      <w:r w:rsidRPr="00D54411">
        <w:rPr>
          <w:rFonts w:hint="eastAsia"/>
          <w:szCs w:val="24"/>
        </w:rPr>
        <w:t>，</w:t>
      </w:r>
      <w:r w:rsidRPr="00D54411">
        <w:rPr>
          <w:szCs w:val="24"/>
        </w:rPr>
        <w:t>在</w:t>
      </w:r>
      <w:r w:rsidRPr="00E56F8A">
        <w:rPr>
          <w:szCs w:val="24"/>
        </w:rPr>
        <w:t>x-z</w:t>
      </w:r>
      <w:r w:rsidRPr="00D54411">
        <w:rPr>
          <w:szCs w:val="24"/>
        </w:rPr>
        <w:t>平面上</w:t>
      </w:r>
      <w:r w:rsidRPr="00D54411">
        <w:rPr>
          <w:rFonts w:hint="eastAsia"/>
          <w:szCs w:val="24"/>
        </w:rPr>
        <w:t>，三个自由度</w:t>
      </w:r>
      <w:r w:rsidRPr="0003777E">
        <w:rPr>
          <w:position w:val="-14"/>
          <w:szCs w:val="24"/>
        </w:rPr>
        <w:object w:dxaOrig="880" w:dyaOrig="380" w14:anchorId="5B495AF8">
          <v:shape id="_x0000_i1120" type="#_x0000_t75" style="width:44.4pt;height:18pt" o:ole="">
            <v:imagedata r:id="rId196" o:title=""/>
          </v:shape>
          <o:OLEObject Type="Embed" ProgID="Equation.DSMT4" ShapeID="_x0000_i1120" DrawAspect="Content" ObjectID="_1619930589" r:id="rId197"/>
        </w:object>
      </w:r>
    </w:p>
    <w:p w14:paraId="2AC24320" w14:textId="5D6FB82C" w:rsidR="00B34357" w:rsidRPr="00D54411" w:rsidRDefault="00B34357" w:rsidP="00B34357">
      <w:pPr>
        <w:pStyle w:val="MTDisplayEquation"/>
      </w:pPr>
      <w:r>
        <w:tab/>
      </w:r>
      <w:r w:rsidRPr="00291C83">
        <w:rPr>
          <w:position w:val="-24"/>
        </w:rPr>
        <w:object w:dxaOrig="2220" w:dyaOrig="660" w14:anchorId="3082EC37">
          <v:shape id="_x0000_i1121" type="#_x0000_t75" style="width:111.6pt;height:32.4pt" o:ole="">
            <v:imagedata r:id="rId198" o:title=""/>
          </v:shape>
          <o:OLEObject Type="Embed" ProgID="Equation.DSMT4" ShapeID="_x0000_i1121" DrawAspect="Content" ObjectID="_1619930590" r:id="rId19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24</w:instrText>
        </w:r>
      </w:fldSimple>
      <w:r w:rsidR="00BD18BB">
        <w:instrText>)</w:instrText>
      </w:r>
      <w:r w:rsidR="00BD18BB">
        <w:fldChar w:fldCharType="end"/>
      </w:r>
    </w:p>
    <w:p w14:paraId="7995E7A1" w14:textId="77777777" w:rsidR="00B34357" w:rsidRPr="00D54411" w:rsidRDefault="00B34357" w:rsidP="00B34357">
      <w:pPr>
        <w:rPr>
          <w:szCs w:val="24"/>
        </w:rPr>
      </w:pPr>
      <w:r>
        <w:rPr>
          <w:rFonts w:hint="eastAsia"/>
          <w:szCs w:val="24"/>
        </w:rPr>
        <w:t>由（</w:t>
      </w:r>
      <w:r>
        <w:rPr>
          <w:rFonts w:hint="eastAsia"/>
          <w:szCs w:val="24"/>
        </w:rPr>
        <w:t>2</w:t>
      </w:r>
      <w:r>
        <w:rPr>
          <w:szCs w:val="24"/>
        </w:rPr>
        <w:t>0</w:t>
      </w:r>
      <w:r>
        <w:rPr>
          <w:rFonts w:hint="eastAsia"/>
          <w:szCs w:val="24"/>
        </w:rPr>
        <w:t>）得</w:t>
      </w:r>
    </w:p>
    <w:p w14:paraId="06E416DC" w14:textId="31107295" w:rsidR="00B34357" w:rsidRPr="00D54411" w:rsidRDefault="00B34357" w:rsidP="00B34357">
      <w:pPr>
        <w:pStyle w:val="MTDisplayEquation"/>
      </w:pPr>
      <w:r>
        <w:tab/>
      </w:r>
      <w:r w:rsidRPr="00291C83">
        <w:rPr>
          <w:position w:val="-14"/>
        </w:rPr>
        <w:object w:dxaOrig="1480" w:dyaOrig="400" w14:anchorId="29ACBFBE">
          <v:shape id="_x0000_i1122" type="#_x0000_t75" style="width:74.4pt;height:20.4pt" o:ole="">
            <v:imagedata r:id="rId200" o:title=""/>
          </v:shape>
          <o:OLEObject Type="Embed" ProgID="Equation.DSMT4" ShapeID="_x0000_i1122" DrawAspect="Content" ObjectID="_1619930591" r:id="rId20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25</w:instrText>
        </w:r>
      </w:fldSimple>
      <w:r w:rsidR="00BD18BB">
        <w:instrText>)</w:instrText>
      </w:r>
      <w:r w:rsidR="00BD18BB">
        <w:fldChar w:fldCharType="end"/>
      </w:r>
    </w:p>
    <w:p w14:paraId="774DA3B3" w14:textId="374DB20D" w:rsidR="00B34357" w:rsidRPr="00D54411" w:rsidRDefault="00B34357" w:rsidP="00B34357">
      <w:pPr>
        <w:pStyle w:val="MTDisplayEquation"/>
      </w:pPr>
      <w:r>
        <w:tab/>
      </w:r>
      <w:r w:rsidRPr="00291C83">
        <w:rPr>
          <w:position w:val="-14"/>
        </w:rPr>
        <w:object w:dxaOrig="1480" w:dyaOrig="400" w14:anchorId="6344939E">
          <v:shape id="_x0000_i1123" type="#_x0000_t75" style="width:74.4pt;height:20.4pt" o:ole="">
            <v:imagedata r:id="rId202" o:title=""/>
          </v:shape>
          <o:OLEObject Type="Embed" ProgID="Equation.DSMT4" ShapeID="_x0000_i1123" DrawAspect="Content" ObjectID="_1619930592" r:id="rId20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26</w:instrText>
        </w:r>
      </w:fldSimple>
      <w:r w:rsidR="00BD18BB">
        <w:instrText>)</w:instrText>
      </w:r>
      <w:r w:rsidR="00BD18BB">
        <w:fldChar w:fldCharType="end"/>
      </w:r>
    </w:p>
    <w:p w14:paraId="788E098D" w14:textId="77777777" w:rsidR="00B34357" w:rsidRPr="00D54411" w:rsidRDefault="00B34357" w:rsidP="00B34357">
      <w:pPr>
        <w:rPr>
          <w:szCs w:val="24"/>
        </w:rPr>
      </w:pPr>
      <w:r w:rsidRPr="00D54411">
        <w:rPr>
          <w:rFonts w:hint="eastAsia"/>
          <w:szCs w:val="24"/>
        </w:rPr>
        <w:t>联立得</w:t>
      </w:r>
    </w:p>
    <w:p w14:paraId="7C116C6A" w14:textId="2133BD0E" w:rsidR="00B34357" w:rsidRPr="00D54411" w:rsidRDefault="00B34357" w:rsidP="00B34357">
      <w:pPr>
        <w:pStyle w:val="MTDisplayEquation"/>
      </w:pPr>
      <w:r>
        <w:tab/>
      </w:r>
      <w:r w:rsidRPr="00291C83">
        <w:rPr>
          <w:position w:val="-24"/>
        </w:rPr>
        <w:object w:dxaOrig="2540" w:dyaOrig="620" w14:anchorId="58E00C0F">
          <v:shape id="_x0000_i1124" type="#_x0000_t75" style="width:126.6pt;height:31.2pt" o:ole="">
            <v:imagedata r:id="rId204" o:title=""/>
          </v:shape>
          <o:OLEObject Type="Embed" ProgID="Equation.DSMT4" ShapeID="_x0000_i1124" DrawAspect="Content" ObjectID="_1619930593" r:id="rId20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27</w:instrText>
        </w:r>
      </w:fldSimple>
      <w:r w:rsidR="00BD18BB">
        <w:instrText>)</w:instrText>
      </w:r>
      <w:r w:rsidR="00BD18BB">
        <w:fldChar w:fldCharType="end"/>
      </w:r>
    </w:p>
    <w:p w14:paraId="43792B00" w14:textId="3D755A93" w:rsidR="00B34357" w:rsidRPr="00E75D40" w:rsidRDefault="00B34357" w:rsidP="00B34357">
      <w:pPr>
        <w:ind w:firstLine="420"/>
        <w:rPr>
          <w:szCs w:val="24"/>
        </w:rPr>
      </w:pPr>
      <w:r>
        <w:rPr>
          <w:rFonts w:hint="eastAsia"/>
          <w:szCs w:val="24"/>
        </w:rPr>
        <w:t>竖直</w:t>
      </w:r>
      <w:r w:rsidRPr="00D54411">
        <w:rPr>
          <w:szCs w:val="24"/>
        </w:rPr>
        <w:t>分解时</w:t>
      </w:r>
      <w:r w:rsidRPr="00D54411">
        <w:rPr>
          <w:rFonts w:hint="eastAsia"/>
          <w:szCs w:val="24"/>
        </w:rPr>
        <w:t>，</w:t>
      </w:r>
      <w:r w:rsidRPr="00D54411">
        <w:rPr>
          <w:szCs w:val="24"/>
        </w:rPr>
        <w:t>在</w:t>
      </w:r>
      <w:r w:rsidRPr="00E56F8A">
        <w:rPr>
          <w:szCs w:val="24"/>
        </w:rPr>
        <w:t>y-z</w:t>
      </w:r>
      <w:r w:rsidRPr="00D54411">
        <w:rPr>
          <w:szCs w:val="24"/>
        </w:rPr>
        <w:t>平面上</w:t>
      </w:r>
      <w:r w:rsidRPr="00D54411">
        <w:rPr>
          <w:rFonts w:hint="eastAsia"/>
          <w:szCs w:val="24"/>
        </w:rPr>
        <w:t>，三个自由度</w:t>
      </w:r>
      <w:r w:rsidRPr="0003777E">
        <w:rPr>
          <w:position w:val="-14"/>
          <w:szCs w:val="24"/>
        </w:rPr>
        <w:object w:dxaOrig="880" w:dyaOrig="380" w14:anchorId="263B785D">
          <v:shape id="_x0000_i1125" type="#_x0000_t75" style="width:44.4pt;height:18pt" o:ole="">
            <v:imagedata r:id="rId206" o:title=""/>
          </v:shape>
          <o:OLEObject Type="Embed" ProgID="Equation.DSMT4" ShapeID="_x0000_i1125" DrawAspect="Content" ObjectID="_1619930594" r:id="rId207"/>
        </w:object>
      </w:r>
    </w:p>
    <w:p w14:paraId="1A7368A8" w14:textId="7377D5FF" w:rsidR="00B34357" w:rsidRDefault="00B34357" w:rsidP="00B34357">
      <w:pPr>
        <w:pStyle w:val="MTDisplayEquation"/>
      </w:pPr>
      <w:r>
        <w:tab/>
      </w:r>
      <w:r w:rsidRPr="00291C83">
        <w:rPr>
          <w:position w:val="-24"/>
        </w:rPr>
        <w:object w:dxaOrig="2140" w:dyaOrig="660" w14:anchorId="342F2E5C">
          <v:shape id="_x0000_i1126" type="#_x0000_t75" style="width:107.4pt;height:32.4pt" o:ole="">
            <v:imagedata r:id="rId208" o:title=""/>
          </v:shape>
          <o:OLEObject Type="Embed" ProgID="Equation.DSMT4" ShapeID="_x0000_i1126" DrawAspect="Content" ObjectID="_1619930595" r:id="rId20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28</w:instrText>
        </w:r>
      </w:fldSimple>
      <w:r w:rsidR="00BD18BB">
        <w:instrText>)</w:instrText>
      </w:r>
      <w:r w:rsidR="00BD18BB">
        <w:fldChar w:fldCharType="end"/>
      </w:r>
    </w:p>
    <w:p w14:paraId="5882BDB6" w14:textId="77777777" w:rsidR="00B34357" w:rsidRPr="00D54411" w:rsidRDefault="00B34357" w:rsidP="00B34357">
      <w:pPr>
        <w:rPr>
          <w:szCs w:val="24"/>
        </w:rPr>
      </w:pPr>
      <w:commentRangeStart w:id="63"/>
      <w:r>
        <w:rPr>
          <w:rFonts w:hint="eastAsia"/>
          <w:szCs w:val="24"/>
        </w:rPr>
        <w:t>由（</w:t>
      </w:r>
      <w:r>
        <w:rPr>
          <w:rFonts w:hint="eastAsia"/>
          <w:szCs w:val="24"/>
        </w:rPr>
        <w:t>2</w:t>
      </w:r>
      <w:r>
        <w:rPr>
          <w:szCs w:val="24"/>
        </w:rPr>
        <w:t>0</w:t>
      </w:r>
      <w:r>
        <w:rPr>
          <w:rFonts w:hint="eastAsia"/>
          <w:szCs w:val="24"/>
        </w:rPr>
        <w:t>）得</w:t>
      </w:r>
      <w:commentRangeEnd w:id="63"/>
      <w:r w:rsidR="006C67D8">
        <w:rPr>
          <w:rStyle w:val="ad"/>
        </w:rPr>
        <w:commentReference w:id="63"/>
      </w:r>
    </w:p>
    <w:p w14:paraId="2AB4D04D" w14:textId="00CD1F0A" w:rsidR="00B34357" w:rsidRPr="00D54411" w:rsidRDefault="00B34357" w:rsidP="00B34357">
      <w:pPr>
        <w:pStyle w:val="MTDisplayEquation"/>
      </w:pPr>
      <w:r>
        <w:tab/>
      </w:r>
      <w:r w:rsidRPr="00291C83">
        <w:rPr>
          <w:position w:val="-14"/>
        </w:rPr>
        <w:object w:dxaOrig="1420" w:dyaOrig="400" w14:anchorId="1112543E">
          <v:shape id="_x0000_i1127" type="#_x0000_t75" style="width:71.4pt;height:20.4pt" o:ole="">
            <v:imagedata r:id="rId210" o:title=""/>
          </v:shape>
          <o:OLEObject Type="Embed" ProgID="Equation.DSMT4" ShapeID="_x0000_i1127" DrawAspect="Content" ObjectID="_1619930596" r:id="rId21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29</w:instrText>
        </w:r>
      </w:fldSimple>
      <w:r w:rsidR="00BD18BB">
        <w:instrText>)</w:instrText>
      </w:r>
      <w:r w:rsidR="00BD18BB">
        <w:fldChar w:fldCharType="end"/>
      </w:r>
    </w:p>
    <w:p w14:paraId="75A7E400" w14:textId="209B7B16" w:rsidR="00B34357" w:rsidRPr="00D54411" w:rsidRDefault="00B34357" w:rsidP="00B34357">
      <w:pPr>
        <w:pStyle w:val="MTDisplayEquation"/>
      </w:pPr>
      <w:r>
        <w:tab/>
      </w:r>
      <w:r w:rsidRPr="00291C83">
        <w:rPr>
          <w:position w:val="-12"/>
        </w:rPr>
        <w:object w:dxaOrig="1400" w:dyaOrig="380" w14:anchorId="073699AE">
          <v:shape id="_x0000_i1128" type="#_x0000_t75" style="width:69.6pt;height:18pt" o:ole="">
            <v:imagedata r:id="rId212" o:title=""/>
          </v:shape>
          <o:OLEObject Type="Embed" ProgID="Equation.DSMT4" ShapeID="_x0000_i1128" DrawAspect="Content" ObjectID="_1619930597" r:id="rId21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30</w:instrText>
        </w:r>
      </w:fldSimple>
      <w:r w:rsidR="00BD18BB">
        <w:instrText>)</w:instrText>
      </w:r>
      <w:r w:rsidR="00BD18BB">
        <w:fldChar w:fldCharType="end"/>
      </w:r>
    </w:p>
    <w:p w14:paraId="44E2BF86" w14:textId="77777777" w:rsidR="00B34357" w:rsidRPr="00D54411" w:rsidRDefault="00B34357" w:rsidP="00B34357">
      <w:pPr>
        <w:rPr>
          <w:szCs w:val="24"/>
        </w:rPr>
      </w:pPr>
      <w:r w:rsidRPr="00D54411">
        <w:rPr>
          <w:rFonts w:hint="eastAsia"/>
          <w:szCs w:val="24"/>
        </w:rPr>
        <w:lastRenderedPageBreak/>
        <w:t>联立得</w:t>
      </w:r>
    </w:p>
    <w:p w14:paraId="49DA4455" w14:textId="6AC6B47B" w:rsidR="00B34357" w:rsidRPr="00D54411" w:rsidRDefault="00B34357" w:rsidP="00B34357">
      <w:pPr>
        <w:pStyle w:val="MTDisplayEquation"/>
      </w:pPr>
      <w:r>
        <w:tab/>
      </w:r>
      <w:r w:rsidRPr="00291C83">
        <w:rPr>
          <w:position w:val="-24"/>
        </w:rPr>
        <w:object w:dxaOrig="2580" w:dyaOrig="660" w14:anchorId="54B262CE">
          <v:shape id="_x0000_i1129" type="#_x0000_t75" style="width:129pt;height:32.4pt" o:ole="">
            <v:imagedata r:id="rId214" o:title=""/>
          </v:shape>
          <o:OLEObject Type="Embed" ProgID="Equation.DSMT4" ShapeID="_x0000_i1129" DrawAspect="Content" ObjectID="_1619930598" r:id="rId21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31</w:instrText>
        </w:r>
      </w:fldSimple>
      <w:r w:rsidR="00BD18BB">
        <w:instrText>)</w:instrText>
      </w:r>
      <w:r w:rsidR="00BD18BB">
        <w:fldChar w:fldCharType="end"/>
      </w:r>
    </w:p>
    <w:p w14:paraId="557C43C0" w14:textId="77777777" w:rsidR="00B34357" w:rsidRPr="005A6404" w:rsidRDefault="00B34357" w:rsidP="00B34357">
      <w:pPr>
        <w:rPr>
          <w:szCs w:val="24"/>
        </w:rPr>
      </w:pPr>
      <w:r>
        <w:rPr>
          <w:rFonts w:hint="eastAsia"/>
          <w:szCs w:val="24"/>
        </w:rPr>
        <w:t>由（</w:t>
      </w:r>
      <w:r>
        <w:rPr>
          <w:rFonts w:hint="eastAsia"/>
          <w:szCs w:val="24"/>
        </w:rPr>
        <w:t>2</w:t>
      </w:r>
      <w:r>
        <w:rPr>
          <w:szCs w:val="24"/>
        </w:rPr>
        <w:t>7</w:t>
      </w:r>
      <w:r>
        <w:rPr>
          <w:rFonts w:hint="eastAsia"/>
          <w:szCs w:val="24"/>
        </w:rPr>
        <w:t>）和（</w:t>
      </w:r>
      <w:r>
        <w:rPr>
          <w:rFonts w:hint="eastAsia"/>
          <w:szCs w:val="24"/>
        </w:rPr>
        <w:t>3</w:t>
      </w:r>
      <w:r>
        <w:rPr>
          <w:szCs w:val="24"/>
        </w:rPr>
        <w:t>1</w:t>
      </w:r>
      <w:r>
        <w:rPr>
          <w:rFonts w:hint="eastAsia"/>
          <w:szCs w:val="24"/>
        </w:rPr>
        <w:t>），可以联立出分解后</w:t>
      </w:r>
      <w:r w:rsidRPr="0003777E">
        <w:rPr>
          <w:position w:val="-12"/>
          <w:szCs w:val="24"/>
        </w:rPr>
        <w:object w:dxaOrig="300" w:dyaOrig="360" w14:anchorId="5A855452">
          <v:shape id="_x0000_i1130" type="#_x0000_t75" style="width:15pt;height:18pt" o:ole="">
            <v:imagedata r:id="rId216" o:title=""/>
          </v:shape>
          <o:OLEObject Type="Embed" ProgID="Equation.DSMT4" ShapeID="_x0000_i1130" DrawAspect="Content" ObjectID="_1619930599" r:id="rId217"/>
        </w:object>
      </w:r>
    </w:p>
    <w:p w14:paraId="1B3FF28C" w14:textId="7636D33C" w:rsidR="00B34357" w:rsidRDefault="00B34357" w:rsidP="00B34357">
      <w:pPr>
        <w:pStyle w:val="MTDisplayEquation"/>
      </w:pPr>
      <w:r>
        <w:tab/>
      </w:r>
      <w:r w:rsidRPr="00291C83">
        <w:rPr>
          <w:position w:val="-60"/>
        </w:rPr>
        <w:object w:dxaOrig="3980" w:dyaOrig="1320" w14:anchorId="4800C5AD">
          <v:shape id="_x0000_i1131" type="#_x0000_t75" style="width:198.6pt;height:66pt" o:ole="">
            <v:imagedata r:id="rId218" o:title=""/>
          </v:shape>
          <o:OLEObject Type="Embed" ProgID="Equation.DSMT4" ShapeID="_x0000_i1131" DrawAspect="Content" ObjectID="_1619930600" r:id="rId21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32</w:instrText>
        </w:r>
      </w:fldSimple>
      <w:r w:rsidR="00BD18BB">
        <w:instrText>)</w:instrText>
      </w:r>
      <w:r w:rsidR="00BD18BB">
        <w:fldChar w:fldCharType="end"/>
      </w:r>
    </w:p>
    <w:p w14:paraId="7F489782" w14:textId="2D9E26CE" w:rsidR="00B34357" w:rsidRDefault="00B34357" w:rsidP="00B34357">
      <w:pPr>
        <w:jc w:val="left"/>
        <w:rPr>
          <w:szCs w:val="24"/>
        </w:rPr>
      </w:pPr>
      <w:r>
        <w:rPr>
          <w:szCs w:val="24"/>
        </w:rPr>
        <w:t>由式</w:t>
      </w:r>
      <w:r w:rsidRPr="00F5788F">
        <w:rPr>
          <w:position w:val="-12"/>
          <w:szCs w:val="24"/>
        </w:rPr>
        <w:object w:dxaOrig="859" w:dyaOrig="360" w14:anchorId="60AC494C">
          <v:shape id="_x0000_i1132" type="#_x0000_t75" style="width:42.6pt;height:18pt" o:ole="">
            <v:imagedata r:id="rId220" o:title=""/>
          </v:shape>
          <o:OLEObject Type="Embed" ProgID="Equation.DSMT4" ShapeID="_x0000_i1132" DrawAspect="Content" ObjectID="_1619930601" r:id="rId221"/>
        </w:object>
      </w:r>
      <w:r>
        <w:rPr>
          <w:rFonts w:hint="eastAsia"/>
          <w:szCs w:val="24"/>
        </w:rPr>
        <w:t>，</w:t>
      </w:r>
      <w:r>
        <w:rPr>
          <w:szCs w:val="24"/>
        </w:rPr>
        <w:t>并且</w:t>
      </w:r>
      <w:r w:rsidRPr="00F5788F">
        <w:rPr>
          <w:position w:val="-12"/>
          <w:szCs w:val="24"/>
        </w:rPr>
        <w:object w:dxaOrig="800" w:dyaOrig="360" w14:anchorId="2162EB0E">
          <v:shape id="_x0000_i1133" type="#_x0000_t75" style="width:39.6pt;height:18pt" o:ole="">
            <v:imagedata r:id="rId222" o:title=""/>
          </v:shape>
          <o:OLEObject Type="Embed" ProgID="Equation.DSMT4" ShapeID="_x0000_i1133" DrawAspect="Content" ObjectID="_1619930602" r:id="rId223"/>
        </w:object>
      </w:r>
      <w:r w:rsidRPr="00E9135F">
        <w:rPr>
          <w:rFonts w:hint="eastAsia"/>
          <w:szCs w:val="24"/>
        </w:rPr>
        <w:t>。</w:t>
      </w:r>
    </w:p>
    <w:p w14:paraId="1EE94E57" w14:textId="6931ECB6" w:rsidR="00B34357" w:rsidRDefault="00474B49" w:rsidP="00474B49">
      <w:pPr>
        <w:pStyle w:val="2"/>
      </w:pPr>
      <w:bookmarkStart w:id="64" w:name="_Toc9265371"/>
      <w:r>
        <w:rPr>
          <w:rFonts w:hint="eastAsia"/>
        </w:rPr>
        <w:t>2</w:t>
      </w:r>
      <w:r>
        <w:t>.4</w:t>
      </w:r>
      <w:r>
        <w:rPr>
          <w:rFonts w:hint="eastAsia"/>
        </w:rPr>
        <w:t>本章小结</w:t>
      </w:r>
      <w:bookmarkEnd w:id="64"/>
    </w:p>
    <w:p w14:paraId="3B52EF4A" w14:textId="461A383E" w:rsidR="00E75D40" w:rsidRDefault="00953F7E" w:rsidP="00E75D40">
      <w:r>
        <w:tab/>
      </w:r>
      <w:r w:rsidR="0050607D">
        <w:rPr>
          <w:rFonts w:hint="eastAsia"/>
        </w:rPr>
        <w:t>本章是整个系统使用视觉伺服算法控制的数学基础，第</w:t>
      </w:r>
      <w:r w:rsidR="0050607D">
        <w:rPr>
          <w:rFonts w:hint="eastAsia"/>
        </w:rPr>
        <w:t>4</w:t>
      </w:r>
      <w:r w:rsidR="0050607D">
        <w:rPr>
          <w:rFonts w:hint="eastAsia"/>
        </w:rPr>
        <w:t>章的算法公式设计就是建立在本章的模型基础之上。本章中将多旋翼非线性模型做一些近似假设后写成线性模型，并且将水平面通道和高度通道解耦，为后文水平竖直分别控制打下基础。</w:t>
      </w:r>
      <w:r w:rsidR="00B31E1A">
        <w:rPr>
          <w:rFonts w:hint="eastAsia"/>
        </w:rPr>
        <w:t>本章</w:t>
      </w:r>
      <w:r w:rsidR="00B31E1A">
        <w:rPr>
          <w:rFonts w:hint="eastAsia"/>
        </w:rPr>
        <w:t>2</w:t>
      </w:r>
      <w:r w:rsidR="00B31E1A">
        <w:t>.3.1</w:t>
      </w:r>
      <w:r w:rsidR="0050607D">
        <w:rPr>
          <w:rFonts w:hint="eastAsia"/>
        </w:rPr>
        <w:t>中</w:t>
      </w:r>
      <w:r w:rsidR="00B31E1A">
        <w:rPr>
          <w:rFonts w:hint="eastAsia"/>
        </w:rPr>
        <w:t>介绍</w:t>
      </w:r>
      <w:r w:rsidR="0050607D">
        <w:rPr>
          <w:rFonts w:hint="eastAsia"/>
        </w:rPr>
        <w:t>现有的视觉伺服公式</w:t>
      </w:r>
      <w:r w:rsidR="00B31E1A">
        <w:rPr>
          <w:rFonts w:hint="eastAsia"/>
        </w:rPr>
        <w:t>是</w:t>
      </w:r>
      <w:r w:rsidR="0050607D">
        <w:rPr>
          <w:rFonts w:hint="eastAsia"/>
        </w:rPr>
        <w:t>在三维空间中成立并相互耦合的，</w:t>
      </w:r>
      <w:r w:rsidR="00B31E1A">
        <w:rPr>
          <w:rFonts w:hint="eastAsia"/>
        </w:rPr>
        <w:t>本文做的工作是</w:t>
      </w:r>
      <w:r w:rsidR="0050607D">
        <w:rPr>
          <w:rFonts w:hint="eastAsia"/>
        </w:rPr>
        <w:t>根据已有的推导加以改进</w:t>
      </w:r>
      <w:r w:rsidR="00111782">
        <w:rPr>
          <w:rFonts w:hint="eastAsia"/>
        </w:rPr>
        <w:t>，</w:t>
      </w:r>
      <w:r w:rsidR="0050607D">
        <w:rPr>
          <w:rFonts w:hint="eastAsia"/>
        </w:rPr>
        <w:t>推导出</w:t>
      </w:r>
      <w:r w:rsidR="00111782">
        <w:rPr>
          <w:rFonts w:hint="eastAsia"/>
        </w:rPr>
        <w:t>竖直平面和水平面分解的视觉伺服公式。</w:t>
      </w:r>
    </w:p>
    <w:p w14:paraId="23DC0573" w14:textId="02AAF002" w:rsidR="00E61390" w:rsidRDefault="00E61390" w:rsidP="00E61390">
      <w:pPr>
        <w:widowControl/>
        <w:spacing w:line="240" w:lineRule="auto"/>
        <w:jc w:val="left"/>
      </w:pPr>
      <w:r>
        <w:br w:type="page"/>
      </w:r>
    </w:p>
    <w:p w14:paraId="51F6EC02" w14:textId="58D5C127" w:rsidR="00BD7908" w:rsidRDefault="00BD7908" w:rsidP="00157599">
      <w:pPr>
        <w:pStyle w:val="1"/>
      </w:pPr>
      <w:bookmarkStart w:id="65" w:name="_Toc9265372"/>
      <w:commentRangeStart w:id="66"/>
      <w:r>
        <w:rPr>
          <w:rFonts w:hint="eastAsia"/>
        </w:rPr>
        <w:lastRenderedPageBreak/>
        <w:t>3</w:t>
      </w:r>
      <w:r w:rsidR="00157599">
        <w:t xml:space="preserve"> </w:t>
      </w:r>
      <w:r w:rsidR="00011793">
        <w:rPr>
          <w:rFonts w:hint="eastAsia"/>
        </w:rPr>
        <w:t>图像追踪</w:t>
      </w:r>
      <w:r>
        <w:rPr>
          <w:rFonts w:hint="eastAsia"/>
        </w:rPr>
        <w:t>算法</w:t>
      </w:r>
      <w:bookmarkEnd w:id="65"/>
      <w:commentRangeEnd w:id="66"/>
      <w:ins w:id="67" w:author="Quan" w:date="2019-05-21T06:57:00Z">
        <w:r w:rsidR="006C67D8">
          <w:rPr>
            <w:rFonts w:hint="eastAsia"/>
          </w:rPr>
          <w:t>分析</w:t>
        </w:r>
      </w:ins>
      <w:r w:rsidR="006A3B74">
        <w:rPr>
          <w:rStyle w:val="ad"/>
          <w:rFonts w:eastAsia="宋体"/>
          <w:b w:val="0"/>
          <w:bCs w:val="0"/>
          <w:kern w:val="2"/>
        </w:rPr>
        <w:commentReference w:id="66"/>
      </w:r>
    </w:p>
    <w:p w14:paraId="1EFBBD6A" w14:textId="02F1CE28" w:rsidR="00011793" w:rsidRPr="00011793" w:rsidRDefault="0011278B" w:rsidP="00011793">
      <w:pPr>
        <w:ind w:firstLine="420"/>
      </w:pPr>
      <w:r>
        <w:fldChar w:fldCharType="begin"/>
      </w:r>
      <w:r>
        <w:instrText xml:space="preserve"> MACROBUTTON MTEditEquationSection2 </w:instrText>
      </w:r>
      <w:r w:rsidRPr="0011278B">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011793">
        <w:rPr>
          <w:rFonts w:hint="eastAsia"/>
        </w:rPr>
        <w:t>在前文中已经说明的是，本文的重点设计内容在于视觉伺服控制算法部分，而不在于图像追踪算法的推导，所以在本章中我将主要选取一些成熟的可以在多旋翼平台</w:t>
      </w:r>
      <w:r w:rsidR="002E28DD">
        <w:rPr>
          <w:rFonts w:hint="eastAsia"/>
        </w:rPr>
        <w:t>在线</w:t>
      </w:r>
      <w:r w:rsidR="00011793">
        <w:rPr>
          <w:rFonts w:hint="eastAsia"/>
        </w:rPr>
        <w:t>使用的图像追踪算法，进行试验和比较，得出效果最优算法进行使用</w:t>
      </w:r>
      <w:r w:rsidR="005809CF">
        <w:rPr>
          <w:rFonts w:hint="eastAsia"/>
        </w:rPr>
        <w:t>。</w:t>
      </w:r>
    </w:p>
    <w:p w14:paraId="5AC21F38" w14:textId="0915DA63" w:rsidR="00BD7908" w:rsidRDefault="00011793" w:rsidP="00011793">
      <w:pPr>
        <w:pStyle w:val="2"/>
      </w:pPr>
      <w:bookmarkStart w:id="68" w:name="_Toc9265373"/>
      <w:r>
        <w:t>3.1</w:t>
      </w:r>
      <w:r>
        <w:rPr>
          <w:rFonts w:hint="eastAsia"/>
        </w:rPr>
        <w:t>图像追踪算法比较与选取</w:t>
      </w:r>
      <w:bookmarkEnd w:id="68"/>
    </w:p>
    <w:p w14:paraId="197A5E63" w14:textId="1C42D9D1" w:rsidR="00011793" w:rsidRDefault="00011793" w:rsidP="002F60A7">
      <w:r>
        <w:tab/>
      </w:r>
      <w:r w:rsidR="002F60A7" w:rsidRPr="002F60A7">
        <w:rPr>
          <w:rFonts w:hint="eastAsia"/>
        </w:rPr>
        <w:t>视觉跟踪是</w:t>
      </w:r>
      <w:r w:rsidR="002F60A7">
        <w:rPr>
          <w:rFonts w:hint="eastAsia"/>
        </w:rPr>
        <w:t>具有</w:t>
      </w:r>
      <w:r w:rsidR="002F60A7" w:rsidRPr="002F60A7">
        <w:rPr>
          <w:rFonts w:hint="eastAsia"/>
        </w:rPr>
        <w:t>许多应用的经典计算机视觉问题。在</w:t>
      </w:r>
      <w:r w:rsidR="002F60A7">
        <w:rPr>
          <w:rFonts w:hint="eastAsia"/>
        </w:rPr>
        <w:t>一般</w:t>
      </w:r>
      <w:r w:rsidR="002F60A7" w:rsidRPr="002F60A7">
        <w:rPr>
          <w:rFonts w:hint="eastAsia"/>
        </w:rPr>
        <w:t>跟踪任务中，仅在给定其初始位置的情况</w:t>
      </w:r>
      <w:proofErr w:type="gramStart"/>
      <w:r w:rsidR="002F60A7" w:rsidRPr="002F60A7">
        <w:rPr>
          <w:rFonts w:hint="eastAsia"/>
        </w:rPr>
        <w:t>下估计</w:t>
      </w:r>
      <w:proofErr w:type="gramEnd"/>
      <w:r w:rsidR="002F60A7" w:rsidRPr="002F60A7">
        <w:rPr>
          <w:rFonts w:hint="eastAsia"/>
        </w:rPr>
        <w:t>图像序列中的目标的轨迹。这个问题特别具有挑战性</w:t>
      </w:r>
      <w:r w:rsidR="002F60A7">
        <w:rPr>
          <w:rFonts w:hint="eastAsia"/>
        </w:rPr>
        <w:t>，</w:t>
      </w:r>
      <w:r w:rsidR="002F60A7" w:rsidRPr="002F60A7">
        <w:rPr>
          <w:rFonts w:hint="eastAsia"/>
        </w:rPr>
        <w:t>跟踪器必须将目标外观从非常有限的一组训练样本实现</w:t>
      </w:r>
      <w:r w:rsidR="002F60A7">
        <w:rPr>
          <w:rFonts w:hint="eastAsia"/>
        </w:rPr>
        <w:t>一个</w:t>
      </w:r>
      <w:proofErr w:type="gramStart"/>
      <w:r w:rsidR="002F60A7">
        <w:rPr>
          <w:rFonts w:hint="eastAsia"/>
        </w:rPr>
        <w:t>稳定鲁</w:t>
      </w:r>
      <w:proofErr w:type="gramEnd"/>
      <w:r w:rsidR="002F60A7">
        <w:rPr>
          <w:rFonts w:hint="eastAsia"/>
        </w:rPr>
        <w:t>棒的滤波器，抵抗</w:t>
      </w:r>
      <w:r w:rsidR="002F60A7" w:rsidRPr="002F60A7">
        <w:rPr>
          <w:rFonts w:hint="eastAsia"/>
        </w:rPr>
        <w:t>快速运动和变形。</w:t>
      </w:r>
    </w:p>
    <w:p w14:paraId="6514F5A1" w14:textId="0FC15C10" w:rsidR="002F60A7" w:rsidRDefault="002F60A7" w:rsidP="002F60A7">
      <w:r>
        <w:tab/>
      </w:r>
      <w:r>
        <w:rPr>
          <w:rFonts w:hint="eastAsia"/>
        </w:rPr>
        <w:t>这些</w:t>
      </w:r>
      <w:r w:rsidR="003E5E6B">
        <w:rPr>
          <w:rFonts w:hint="eastAsia"/>
        </w:rPr>
        <w:t>经典相关滤波</w:t>
      </w:r>
      <w:r>
        <w:rPr>
          <w:rFonts w:hint="eastAsia"/>
        </w:rPr>
        <w:t>方法</w:t>
      </w:r>
      <w:r w:rsidR="002F1C37">
        <w:rPr>
          <w:rFonts w:hint="eastAsia"/>
        </w:rPr>
        <w:t>需要</w:t>
      </w:r>
      <w:r>
        <w:rPr>
          <w:rFonts w:hint="eastAsia"/>
        </w:rPr>
        <w:t>从一组训练样本中学习</w:t>
      </w:r>
      <w:r w:rsidR="002F1C37">
        <w:rPr>
          <w:rFonts w:hint="eastAsia"/>
        </w:rPr>
        <w:t>得</w:t>
      </w:r>
      <w:r>
        <w:rPr>
          <w:rFonts w:hint="eastAsia"/>
        </w:rPr>
        <w:t>相关滤波器。</w:t>
      </w:r>
      <w:r w:rsidR="002F1C37">
        <w:rPr>
          <w:rFonts w:hint="eastAsia"/>
        </w:rPr>
        <w:t>为了获得更多的训练样本，一般将一个基础的正样本进行循环移位，得到若干虚拟的负样本，</w:t>
      </w:r>
      <w:r w:rsidR="00A84C90">
        <w:rPr>
          <w:rFonts w:hint="eastAsia"/>
        </w:rPr>
        <w:t>如图</w:t>
      </w:r>
      <w:r w:rsidR="00E15944">
        <w:t>3.1</w:t>
      </w:r>
      <w:r w:rsidR="00A84C90">
        <w:rPr>
          <w:rFonts w:hint="eastAsia"/>
        </w:rPr>
        <w:t>，</w:t>
      </w:r>
      <w:r w:rsidR="002F1C37">
        <w:rPr>
          <w:rFonts w:hint="eastAsia"/>
        </w:rPr>
        <w:t>来训练一个分类器，</w:t>
      </w:r>
      <w:r>
        <w:rPr>
          <w:rFonts w:hint="eastAsia"/>
        </w:rPr>
        <w:t>这对应于对这些样本的周期性扩展</w:t>
      </w:r>
      <w:r w:rsidR="00E15944">
        <w:rPr>
          <w:rFonts w:hint="eastAsia"/>
          <w:vertAlign w:val="superscript"/>
        </w:rPr>
        <w:t>[</w:t>
      </w:r>
      <w:r w:rsidR="00E15944">
        <w:rPr>
          <w:vertAlign w:val="superscript"/>
        </w:rPr>
        <w:t>22]</w:t>
      </w:r>
      <w:r>
        <w:rPr>
          <w:rFonts w:hint="eastAsia"/>
        </w:rPr>
        <w:t>。</w:t>
      </w:r>
      <w:r w:rsidR="009E07BB">
        <w:rPr>
          <w:rFonts w:hint="eastAsia"/>
        </w:rPr>
        <w:t>基于循环样本</w:t>
      </w:r>
      <w:r>
        <w:rPr>
          <w:rFonts w:hint="eastAsia"/>
        </w:rPr>
        <w:t>周期性假设</w:t>
      </w:r>
      <w:r w:rsidR="009E07BB">
        <w:rPr>
          <w:rFonts w:hint="eastAsia"/>
        </w:rPr>
        <w:t>，</w:t>
      </w:r>
      <w:r>
        <w:rPr>
          <w:rFonts w:hint="eastAsia"/>
        </w:rPr>
        <w:t>通过利用快速傅立叶变换（</w:t>
      </w:r>
      <w:r>
        <w:rPr>
          <w:rFonts w:hint="eastAsia"/>
        </w:rPr>
        <w:t>FFT</w:t>
      </w:r>
      <w:r>
        <w:rPr>
          <w:rFonts w:hint="eastAsia"/>
        </w:rPr>
        <w:t>）</w:t>
      </w:r>
      <w:r w:rsidR="003E5E6B">
        <w:rPr>
          <w:rFonts w:hint="eastAsia"/>
        </w:rPr>
        <w:t>可以</w:t>
      </w:r>
      <w:r>
        <w:rPr>
          <w:rFonts w:hint="eastAsia"/>
        </w:rPr>
        <w:t>实现有效的训练和检测。</w:t>
      </w:r>
    </w:p>
    <w:p w14:paraId="179CE175" w14:textId="1915533D" w:rsidR="00A84C90" w:rsidRDefault="00A84C90" w:rsidP="00A84C90">
      <w:pPr>
        <w:jc w:val="center"/>
      </w:pPr>
      <w:r>
        <w:rPr>
          <w:noProof/>
        </w:rPr>
        <w:drawing>
          <wp:inline distT="0" distB="0" distL="0" distR="0" wp14:anchorId="32493354" wp14:editId="3D42DDCE">
            <wp:extent cx="2876550" cy="1400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876550" cy="1400175"/>
                    </a:xfrm>
                    <a:prstGeom prst="rect">
                      <a:avLst/>
                    </a:prstGeom>
                  </pic:spPr>
                </pic:pic>
              </a:graphicData>
            </a:graphic>
          </wp:inline>
        </w:drawing>
      </w:r>
    </w:p>
    <w:p w14:paraId="6226FC29" w14:textId="59742556" w:rsidR="00A84C90" w:rsidRPr="00E15944" w:rsidRDefault="00A84C90" w:rsidP="00A84C90">
      <w:pPr>
        <w:jc w:val="center"/>
        <w:rPr>
          <w:sz w:val="21"/>
          <w:szCs w:val="21"/>
          <w:vertAlign w:val="superscript"/>
        </w:rPr>
      </w:pPr>
      <w:r w:rsidRPr="00B263A7">
        <w:rPr>
          <w:rFonts w:hint="eastAsia"/>
          <w:sz w:val="21"/>
          <w:szCs w:val="21"/>
        </w:rPr>
        <w:t>图</w:t>
      </w:r>
      <w:r w:rsidR="00E15944">
        <w:rPr>
          <w:sz w:val="21"/>
          <w:szCs w:val="21"/>
        </w:rPr>
        <w:t>3.1</w:t>
      </w:r>
      <w:r w:rsidRPr="00B263A7">
        <w:rPr>
          <w:sz w:val="21"/>
          <w:szCs w:val="21"/>
        </w:rPr>
        <w:t xml:space="preserve"> </w:t>
      </w:r>
      <w:r w:rsidRPr="00B263A7">
        <w:rPr>
          <w:rFonts w:hint="eastAsia"/>
          <w:sz w:val="21"/>
          <w:szCs w:val="21"/>
        </w:rPr>
        <w:t>一维向量的循环移位</w:t>
      </w:r>
      <w:r w:rsidR="00E15944">
        <w:rPr>
          <w:rFonts w:hint="eastAsia"/>
          <w:sz w:val="21"/>
          <w:szCs w:val="21"/>
          <w:vertAlign w:val="superscript"/>
        </w:rPr>
        <w:t>[</w:t>
      </w:r>
      <w:r w:rsidR="00E15944">
        <w:rPr>
          <w:sz w:val="21"/>
          <w:szCs w:val="21"/>
          <w:vertAlign w:val="superscript"/>
        </w:rPr>
        <w:t>10]</w:t>
      </w:r>
    </w:p>
    <w:p w14:paraId="27E69843" w14:textId="557200E2" w:rsidR="004B5169" w:rsidRDefault="003E1DF5" w:rsidP="00011793">
      <w:r>
        <w:tab/>
      </w:r>
      <w:r>
        <w:rPr>
          <w:rFonts w:hint="eastAsia"/>
        </w:rPr>
        <w:t>本节比较的是</w:t>
      </w:r>
      <w:r w:rsidRPr="00D544ED">
        <w:t>B</w:t>
      </w:r>
      <w:r w:rsidR="00D544ED" w:rsidRPr="00D544ED">
        <w:t>oosting</w:t>
      </w:r>
      <w:r w:rsidRPr="00D544ED">
        <w:t>, MIL, KCF</w:t>
      </w:r>
      <w:r w:rsidRPr="00D544ED">
        <w:rPr>
          <w:rFonts w:hint="eastAsia"/>
        </w:rPr>
        <w:t>,</w:t>
      </w:r>
      <w:r w:rsidRPr="00D544ED">
        <w:t xml:space="preserve"> TLD, </w:t>
      </w:r>
      <w:r w:rsidR="00D544ED" w:rsidRPr="00D544ED">
        <w:t>MediaFlow</w:t>
      </w:r>
      <w:r w:rsidRPr="00D544ED">
        <w:t>, MOSSE</w:t>
      </w:r>
      <w:r w:rsidR="009D0B3F">
        <w:rPr>
          <w:rFonts w:hint="eastAsia"/>
        </w:rPr>
        <w:t>六</w:t>
      </w:r>
      <w:r>
        <w:rPr>
          <w:rFonts w:hint="eastAsia"/>
        </w:rPr>
        <w:t>种算法的追踪效果。对多组已经标定好的图像序列运行以上追踪算法，</w:t>
      </w:r>
      <w:r w:rsidR="004B5169">
        <w:rPr>
          <w:rFonts w:hint="eastAsia"/>
        </w:rPr>
        <w:t>用方框框出追踪的目标，追踪效果如图</w:t>
      </w:r>
      <w:r w:rsidR="00E15944">
        <w:t>3.2</w:t>
      </w:r>
      <w:r w:rsidR="00F55B1E">
        <w:rPr>
          <w:rFonts w:hint="eastAsia"/>
        </w:rPr>
        <w:t>所示</w:t>
      </w:r>
    </w:p>
    <w:p w14:paraId="4EF2AB61" w14:textId="5BC8592C" w:rsidR="004B5169" w:rsidRDefault="004B5169" w:rsidP="004B5169">
      <w:pPr>
        <w:jc w:val="center"/>
      </w:pPr>
      <w:r>
        <w:rPr>
          <w:noProof/>
        </w:rPr>
        <w:lastRenderedPageBreak/>
        <w:drawing>
          <wp:inline distT="0" distB="0" distL="0" distR="0" wp14:anchorId="18C6FA40" wp14:editId="35175944">
            <wp:extent cx="5320221" cy="3629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325908" cy="3632904"/>
                    </a:xfrm>
                    <a:prstGeom prst="rect">
                      <a:avLst/>
                    </a:prstGeom>
                    <a:noFill/>
                    <a:ln>
                      <a:noFill/>
                    </a:ln>
                  </pic:spPr>
                </pic:pic>
              </a:graphicData>
            </a:graphic>
          </wp:inline>
        </w:drawing>
      </w:r>
    </w:p>
    <w:p w14:paraId="3011D429" w14:textId="7EEBF3B1" w:rsidR="004B5169" w:rsidRPr="002E28DD" w:rsidRDefault="004B5169" w:rsidP="004B5169">
      <w:pPr>
        <w:jc w:val="center"/>
        <w:rPr>
          <w:sz w:val="21"/>
          <w:szCs w:val="21"/>
        </w:rPr>
      </w:pPr>
      <w:r w:rsidRPr="002E28DD">
        <w:rPr>
          <w:rFonts w:hint="eastAsia"/>
          <w:sz w:val="21"/>
          <w:szCs w:val="21"/>
        </w:rPr>
        <w:t>图</w:t>
      </w:r>
      <w:r w:rsidR="00E15944">
        <w:rPr>
          <w:sz w:val="21"/>
          <w:szCs w:val="21"/>
        </w:rPr>
        <w:t>3.2</w:t>
      </w:r>
      <w:r w:rsidRPr="002E28DD">
        <w:rPr>
          <w:sz w:val="21"/>
          <w:szCs w:val="21"/>
        </w:rPr>
        <w:t xml:space="preserve"> </w:t>
      </w:r>
      <w:r w:rsidRPr="002E28DD">
        <w:rPr>
          <w:rFonts w:hint="eastAsia"/>
          <w:sz w:val="21"/>
          <w:szCs w:val="21"/>
        </w:rPr>
        <w:t>追踪效果图</w:t>
      </w:r>
    </w:p>
    <w:p w14:paraId="4BAAD502" w14:textId="44200EB2" w:rsidR="002F60A7" w:rsidRDefault="004B5169" w:rsidP="004B5169">
      <w:pPr>
        <w:ind w:firstLine="420"/>
      </w:pPr>
      <w:r>
        <w:rPr>
          <w:rFonts w:hint="eastAsia"/>
        </w:rPr>
        <w:t>将</w:t>
      </w:r>
      <w:r w:rsidR="00D544ED">
        <w:rPr>
          <w:rFonts w:hint="eastAsia"/>
        </w:rPr>
        <w:t>运行</w:t>
      </w:r>
      <w:r>
        <w:rPr>
          <w:rFonts w:hint="eastAsia"/>
        </w:rPr>
        <w:t>结果与标定</w:t>
      </w:r>
      <w:r w:rsidR="003E1DF5">
        <w:rPr>
          <w:rFonts w:hint="eastAsia"/>
        </w:rPr>
        <w:t>比较</w:t>
      </w:r>
      <w:r>
        <w:rPr>
          <w:rFonts w:hint="eastAsia"/>
        </w:rPr>
        <w:t>，测量计算</w:t>
      </w:r>
      <w:r w:rsidR="003E1DF5">
        <w:rPr>
          <w:rFonts w:hint="eastAsia"/>
        </w:rPr>
        <w:t>每种方法</w:t>
      </w:r>
      <w:r>
        <w:rPr>
          <w:rFonts w:hint="eastAsia"/>
        </w:rPr>
        <w:t>的</w:t>
      </w:r>
      <w:r w:rsidR="003E1DF5">
        <w:rPr>
          <w:rFonts w:hint="eastAsia"/>
        </w:rPr>
        <w:t>运行</w:t>
      </w:r>
      <w:r w:rsidR="003E1DF5">
        <w:rPr>
          <w:rFonts w:hint="eastAsia"/>
        </w:rPr>
        <w:t>F</w:t>
      </w:r>
      <w:r w:rsidR="003E1DF5">
        <w:t>PS</w:t>
      </w:r>
      <w:r w:rsidR="003E1DF5">
        <w:rPr>
          <w:rFonts w:hint="eastAsia"/>
        </w:rPr>
        <w:t>和偏差值均值，获得表格</w:t>
      </w:r>
      <w:r w:rsidR="00C97DAD">
        <w:t>3.1</w:t>
      </w:r>
      <w:r w:rsidR="00E15944">
        <w:t>,</w:t>
      </w:r>
      <w:r w:rsidR="00E15944">
        <w:rPr>
          <w:rFonts w:hint="eastAsia"/>
        </w:rPr>
        <w:t>目标追踪方框和标定方框都是用</w:t>
      </w:r>
      <w:r w:rsidR="00E15944" w:rsidRPr="00E15944">
        <w:rPr>
          <w:position w:val="-14"/>
        </w:rPr>
        <w:object w:dxaOrig="1040" w:dyaOrig="400" w14:anchorId="2C40760B">
          <v:shape id="_x0000_i1134" type="#_x0000_t75" style="width:51.6pt;height:20.4pt" o:ole="">
            <v:imagedata r:id="rId226" o:title=""/>
          </v:shape>
          <o:OLEObject Type="Embed" ProgID="Equation.DSMT4" ShapeID="_x0000_i1134" DrawAspect="Content" ObjectID="_1619930603" r:id="rId227"/>
        </w:object>
      </w:r>
      <w:r w:rsidR="00E15944">
        <w:rPr>
          <w:rFonts w:hint="eastAsia"/>
        </w:rPr>
        <w:t>表示，表中</w:t>
      </w:r>
      <w:r w:rsidR="00E15944">
        <w:rPr>
          <w:rFonts w:hint="eastAsia"/>
        </w:rPr>
        <w:t>x</w:t>
      </w:r>
      <w:r w:rsidR="00E15944">
        <w:rPr>
          <w:rFonts w:hint="eastAsia"/>
        </w:rPr>
        <w:t>偏差和</w:t>
      </w:r>
      <w:r w:rsidR="00E15944">
        <w:rPr>
          <w:rFonts w:hint="eastAsia"/>
        </w:rPr>
        <w:t>y</w:t>
      </w:r>
      <w:r w:rsidR="00E15944">
        <w:rPr>
          <w:rFonts w:hint="eastAsia"/>
        </w:rPr>
        <w:t>偏差均指方框的</w:t>
      </w:r>
      <w:r w:rsidR="00C57914">
        <w:rPr>
          <w:rFonts w:hint="eastAsia"/>
        </w:rPr>
        <w:t>左上角坐标。当算法追踪过程丢失时，偏差是没有任何实际意义的，所以标注“丢失”。</w:t>
      </w:r>
      <w:r w:rsidR="00C57914">
        <w:rPr>
          <w:rFonts w:hint="eastAsia"/>
        </w:rPr>
        <w:t xml:space="preserve"> </w:t>
      </w:r>
    </w:p>
    <w:p w14:paraId="1B406874" w14:textId="0FFCD71C" w:rsidR="003E1DF5" w:rsidRPr="00D50963" w:rsidRDefault="003E1DF5" w:rsidP="003E1DF5">
      <w:pPr>
        <w:jc w:val="center"/>
        <w:rPr>
          <w:rFonts w:ascii="黑体" w:eastAsia="黑体" w:hAnsi="黑体"/>
          <w:b/>
          <w:sz w:val="21"/>
          <w:szCs w:val="21"/>
        </w:rPr>
      </w:pPr>
      <w:r w:rsidRPr="00AA7E94">
        <w:rPr>
          <w:rFonts w:ascii="黑体" w:eastAsia="黑体" w:hAnsi="黑体" w:hint="eastAsia"/>
          <w:b/>
          <w:sz w:val="21"/>
          <w:szCs w:val="21"/>
        </w:rPr>
        <w:t>表格</w:t>
      </w:r>
      <w:r w:rsidR="00C97DAD">
        <w:rPr>
          <w:rFonts w:eastAsia="黑体"/>
          <w:b/>
          <w:sz w:val="21"/>
          <w:szCs w:val="21"/>
        </w:rPr>
        <w:t>3.1</w:t>
      </w:r>
      <w:r w:rsidRPr="00AA7E94">
        <w:rPr>
          <w:rFonts w:ascii="黑体" w:eastAsia="黑体" w:hAnsi="黑体"/>
          <w:b/>
          <w:sz w:val="21"/>
          <w:szCs w:val="21"/>
        </w:rPr>
        <w:t xml:space="preserve"> </w:t>
      </w:r>
      <w:r>
        <w:rPr>
          <w:rFonts w:ascii="黑体" w:eastAsia="黑体" w:hAnsi="黑体" w:hint="eastAsia"/>
          <w:b/>
          <w:sz w:val="21"/>
          <w:szCs w:val="21"/>
        </w:rPr>
        <w:t>追踪算法效果比较</w:t>
      </w:r>
    </w:p>
    <w:tbl>
      <w:tblPr>
        <w:tblStyle w:val="ac"/>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3E1DF5" w14:paraId="4D869AD5" w14:textId="77777777" w:rsidTr="00A41082">
        <w:tc>
          <w:tcPr>
            <w:tcW w:w="2265" w:type="dxa"/>
            <w:tcBorders>
              <w:top w:val="single" w:sz="12" w:space="0" w:color="auto"/>
            </w:tcBorders>
          </w:tcPr>
          <w:p w14:paraId="10F3F020" w14:textId="41505D38" w:rsidR="003E1DF5" w:rsidRPr="00D50963" w:rsidRDefault="003E1DF5" w:rsidP="00BA2486">
            <w:pPr>
              <w:rPr>
                <w:sz w:val="21"/>
                <w:szCs w:val="21"/>
              </w:rPr>
            </w:pPr>
            <w:r>
              <w:rPr>
                <w:rFonts w:hint="eastAsia"/>
                <w:sz w:val="21"/>
                <w:szCs w:val="21"/>
              </w:rPr>
              <w:t>方法名称</w:t>
            </w:r>
          </w:p>
        </w:tc>
        <w:tc>
          <w:tcPr>
            <w:tcW w:w="2265" w:type="dxa"/>
            <w:tcBorders>
              <w:top w:val="single" w:sz="12" w:space="0" w:color="auto"/>
            </w:tcBorders>
          </w:tcPr>
          <w:p w14:paraId="794FC820" w14:textId="5897DE15" w:rsidR="003E1DF5" w:rsidRPr="00D50963" w:rsidRDefault="003E1DF5" w:rsidP="00BA2486">
            <w:pPr>
              <w:rPr>
                <w:sz w:val="21"/>
                <w:szCs w:val="21"/>
              </w:rPr>
            </w:pPr>
            <w:r>
              <w:rPr>
                <w:rFonts w:hint="eastAsia"/>
                <w:sz w:val="21"/>
                <w:szCs w:val="21"/>
              </w:rPr>
              <w:t>FPS</w:t>
            </w:r>
          </w:p>
        </w:tc>
        <w:tc>
          <w:tcPr>
            <w:tcW w:w="2265" w:type="dxa"/>
            <w:tcBorders>
              <w:top w:val="single" w:sz="12" w:space="0" w:color="auto"/>
            </w:tcBorders>
          </w:tcPr>
          <w:p w14:paraId="04BD5EED" w14:textId="7C3C88B7" w:rsidR="003E1DF5" w:rsidRPr="00D50963" w:rsidRDefault="003E1DF5" w:rsidP="00BA2486">
            <w:pPr>
              <w:rPr>
                <w:sz w:val="21"/>
                <w:szCs w:val="21"/>
              </w:rPr>
            </w:pPr>
            <w:r>
              <w:rPr>
                <w:rFonts w:hint="eastAsia"/>
                <w:sz w:val="21"/>
                <w:szCs w:val="21"/>
              </w:rPr>
              <w:t>x</w:t>
            </w:r>
            <w:r>
              <w:rPr>
                <w:rFonts w:hint="eastAsia"/>
                <w:sz w:val="21"/>
                <w:szCs w:val="21"/>
              </w:rPr>
              <w:t>偏差均值</w:t>
            </w:r>
            <w:r w:rsidR="009D0B3F">
              <w:rPr>
                <w:rFonts w:hint="eastAsia"/>
                <w:sz w:val="21"/>
                <w:szCs w:val="21"/>
              </w:rPr>
              <w:t>(</w:t>
            </w:r>
            <w:r w:rsidR="009D0B3F">
              <w:rPr>
                <w:sz w:val="21"/>
                <w:szCs w:val="21"/>
              </w:rPr>
              <w:t>px)</w:t>
            </w:r>
          </w:p>
        </w:tc>
        <w:tc>
          <w:tcPr>
            <w:tcW w:w="2266" w:type="dxa"/>
            <w:tcBorders>
              <w:top w:val="single" w:sz="12" w:space="0" w:color="auto"/>
            </w:tcBorders>
          </w:tcPr>
          <w:p w14:paraId="6FEF61C4" w14:textId="2A96C8E0" w:rsidR="003E1DF5" w:rsidRPr="00D50963" w:rsidRDefault="003E1DF5" w:rsidP="00BA2486">
            <w:pPr>
              <w:rPr>
                <w:sz w:val="21"/>
                <w:szCs w:val="21"/>
              </w:rPr>
            </w:pPr>
            <w:r>
              <w:rPr>
                <w:rFonts w:hint="eastAsia"/>
                <w:sz w:val="21"/>
                <w:szCs w:val="21"/>
              </w:rPr>
              <w:t>y</w:t>
            </w:r>
            <w:r>
              <w:rPr>
                <w:rFonts w:hint="eastAsia"/>
                <w:sz w:val="21"/>
                <w:szCs w:val="21"/>
              </w:rPr>
              <w:t>偏差均值</w:t>
            </w:r>
            <w:r w:rsidR="009D0B3F">
              <w:rPr>
                <w:rFonts w:hint="eastAsia"/>
                <w:sz w:val="21"/>
                <w:szCs w:val="21"/>
              </w:rPr>
              <w:t>(</w:t>
            </w:r>
            <w:r w:rsidR="009D0B3F">
              <w:rPr>
                <w:sz w:val="21"/>
                <w:szCs w:val="21"/>
              </w:rPr>
              <w:t>px)</w:t>
            </w:r>
          </w:p>
        </w:tc>
      </w:tr>
      <w:tr w:rsidR="003E1DF5" w14:paraId="516552FD" w14:textId="77777777" w:rsidTr="00A41082">
        <w:tc>
          <w:tcPr>
            <w:tcW w:w="2265" w:type="dxa"/>
          </w:tcPr>
          <w:p w14:paraId="3FEEB652" w14:textId="4CACB8EE" w:rsidR="003E1DF5" w:rsidRPr="00D50963" w:rsidRDefault="00D544ED" w:rsidP="00BA2486">
            <w:pPr>
              <w:rPr>
                <w:sz w:val="21"/>
                <w:szCs w:val="21"/>
              </w:rPr>
            </w:pPr>
            <w:r w:rsidRPr="00D544ED">
              <w:t>Boosting</w:t>
            </w:r>
          </w:p>
        </w:tc>
        <w:tc>
          <w:tcPr>
            <w:tcW w:w="2265" w:type="dxa"/>
          </w:tcPr>
          <w:p w14:paraId="43D53291" w14:textId="570E1027" w:rsidR="003E1DF5" w:rsidRPr="00D50963" w:rsidRDefault="009D0B3F" w:rsidP="00BA2486">
            <w:pPr>
              <w:rPr>
                <w:sz w:val="21"/>
                <w:szCs w:val="21"/>
              </w:rPr>
            </w:pPr>
            <w:r>
              <w:rPr>
                <w:sz w:val="21"/>
                <w:szCs w:val="21"/>
              </w:rPr>
              <w:t>55</w:t>
            </w:r>
          </w:p>
        </w:tc>
        <w:tc>
          <w:tcPr>
            <w:tcW w:w="2265" w:type="dxa"/>
          </w:tcPr>
          <w:p w14:paraId="6501C927" w14:textId="6A5BC319" w:rsidR="003E1DF5" w:rsidRPr="00D50963" w:rsidRDefault="004B5169" w:rsidP="00BA2486">
            <w:pPr>
              <w:rPr>
                <w:sz w:val="21"/>
                <w:szCs w:val="21"/>
              </w:rPr>
            </w:pPr>
            <w:r>
              <w:rPr>
                <w:rFonts w:hint="eastAsia"/>
                <w:sz w:val="21"/>
                <w:szCs w:val="21"/>
              </w:rPr>
              <w:t>丢失</w:t>
            </w:r>
          </w:p>
        </w:tc>
        <w:tc>
          <w:tcPr>
            <w:tcW w:w="2266" w:type="dxa"/>
          </w:tcPr>
          <w:p w14:paraId="108ECD44" w14:textId="29C9A8DC" w:rsidR="003E1DF5" w:rsidRPr="00D50963" w:rsidRDefault="004B5169" w:rsidP="00BA2486">
            <w:pPr>
              <w:rPr>
                <w:sz w:val="21"/>
                <w:szCs w:val="21"/>
              </w:rPr>
            </w:pPr>
            <w:r>
              <w:rPr>
                <w:rFonts w:hint="eastAsia"/>
                <w:sz w:val="21"/>
                <w:szCs w:val="21"/>
              </w:rPr>
              <w:t>丢失</w:t>
            </w:r>
          </w:p>
        </w:tc>
      </w:tr>
      <w:tr w:rsidR="003E1DF5" w14:paraId="35917551" w14:textId="77777777" w:rsidTr="00A41082">
        <w:tc>
          <w:tcPr>
            <w:tcW w:w="2265" w:type="dxa"/>
          </w:tcPr>
          <w:p w14:paraId="372D90F9" w14:textId="085D6E0D" w:rsidR="003E1DF5" w:rsidRPr="00D50963" w:rsidRDefault="003E1DF5" w:rsidP="00BA2486">
            <w:pPr>
              <w:rPr>
                <w:sz w:val="21"/>
                <w:szCs w:val="21"/>
              </w:rPr>
            </w:pPr>
            <w:r w:rsidRPr="003E1DF5">
              <w:t>MIL</w:t>
            </w:r>
          </w:p>
        </w:tc>
        <w:tc>
          <w:tcPr>
            <w:tcW w:w="2265" w:type="dxa"/>
          </w:tcPr>
          <w:p w14:paraId="6A1F6ADC" w14:textId="683BB123" w:rsidR="003E1DF5" w:rsidRPr="00D50963" w:rsidRDefault="009D0B3F" w:rsidP="00BA2486">
            <w:pPr>
              <w:rPr>
                <w:sz w:val="21"/>
                <w:szCs w:val="21"/>
              </w:rPr>
            </w:pPr>
            <w:r>
              <w:rPr>
                <w:rFonts w:hint="eastAsia"/>
                <w:sz w:val="21"/>
                <w:szCs w:val="21"/>
              </w:rPr>
              <w:t>1</w:t>
            </w:r>
            <w:r>
              <w:rPr>
                <w:sz w:val="21"/>
                <w:szCs w:val="21"/>
              </w:rPr>
              <w:t>0</w:t>
            </w:r>
          </w:p>
        </w:tc>
        <w:tc>
          <w:tcPr>
            <w:tcW w:w="2265" w:type="dxa"/>
          </w:tcPr>
          <w:p w14:paraId="525361EC" w14:textId="21F61416" w:rsidR="003E1DF5" w:rsidRPr="00D50963" w:rsidRDefault="009D0B3F" w:rsidP="00BA2486">
            <w:pPr>
              <w:rPr>
                <w:sz w:val="21"/>
                <w:szCs w:val="21"/>
              </w:rPr>
            </w:pPr>
            <w:r>
              <w:rPr>
                <w:rFonts w:hint="eastAsia"/>
                <w:sz w:val="21"/>
                <w:szCs w:val="21"/>
              </w:rPr>
              <w:t>丢失</w:t>
            </w:r>
          </w:p>
        </w:tc>
        <w:tc>
          <w:tcPr>
            <w:tcW w:w="2266" w:type="dxa"/>
          </w:tcPr>
          <w:p w14:paraId="63E07911" w14:textId="1365FCE6" w:rsidR="003E1DF5" w:rsidRPr="00D50963" w:rsidRDefault="009D0B3F" w:rsidP="00BA2486">
            <w:pPr>
              <w:rPr>
                <w:sz w:val="21"/>
                <w:szCs w:val="21"/>
              </w:rPr>
            </w:pPr>
            <w:r>
              <w:rPr>
                <w:rFonts w:hint="eastAsia"/>
                <w:sz w:val="21"/>
                <w:szCs w:val="21"/>
              </w:rPr>
              <w:t>丢失</w:t>
            </w:r>
          </w:p>
        </w:tc>
      </w:tr>
      <w:tr w:rsidR="003E1DF5" w14:paraId="58B1E3DE" w14:textId="77777777" w:rsidTr="00A41082">
        <w:tc>
          <w:tcPr>
            <w:tcW w:w="2265" w:type="dxa"/>
          </w:tcPr>
          <w:p w14:paraId="284E6CBC" w14:textId="407DB5FA" w:rsidR="003E1DF5" w:rsidRPr="00D50963" w:rsidRDefault="003E1DF5" w:rsidP="00BA2486">
            <w:pPr>
              <w:rPr>
                <w:sz w:val="21"/>
                <w:szCs w:val="21"/>
              </w:rPr>
            </w:pPr>
            <w:r w:rsidRPr="003E1DF5">
              <w:t>KCF</w:t>
            </w:r>
          </w:p>
        </w:tc>
        <w:tc>
          <w:tcPr>
            <w:tcW w:w="2265" w:type="dxa"/>
          </w:tcPr>
          <w:p w14:paraId="63AE26A3" w14:textId="19B8E3C0" w:rsidR="003E1DF5" w:rsidRPr="00D50963" w:rsidRDefault="009D0B3F" w:rsidP="00BA2486">
            <w:pPr>
              <w:rPr>
                <w:sz w:val="21"/>
                <w:szCs w:val="21"/>
              </w:rPr>
            </w:pPr>
            <w:r>
              <w:rPr>
                <w:sz w:val="21"/>
                <w:szCs w:val="21"/>
              </w:rPr>
              <w:t>110</w:t>
            </w:r>
          </w:p>
        </w:tc>
        <w:tc>
          <w:tcPr>
            <w:tcW w:w="2265" w:type="dxa"/>
          </w:tcPr>
          <w:p w14:paraId="2B0D19DA" w14:textId="43634662" w:rsidR="003E1DF5" w:rsidRPr="00D50963" w:rsidRDefault="003E1DF5" w:rsidP="00BA2486">
            <w:pPr>
              <w:rPr>
                <w:sz w:val="21"/>
                <w:szCs w:val="21"/>
              </w:rPr>
            </w:pPr>
            <w:r w:rsidRPr="00934A13">
              <w:rPr>
                <w:sz w:val="21"/>
                <w:szCs w:val="21"/>
              </w:rPr>
              <w:t>-</w:t>
            </w:r>
            <w:r w:rsidR="002E28DD">
              <w:rPr>
                <w:sz w:val="21"/>
                <w:szCs w:val="21"/>
              </w:rPr>
              <w:t>7</w:t>
            </w:r>
            <w:r w:rsidRPr="00934A13">
              <w:rPr>
                <w:sz w:val="21"/>
                <w:szCs w:val="21"/>
              </w:rPr>
              <w:t>.2</w:t>
            </w:r>
            <w:r w:rsidR="004B5169">
              <w:rPr>
                <w:sz w:val="21"/>
                <w:szCs w:val="21"/>
              </w:rPr>
              <w:t>6</w:t>
            </w:r>
          </w:p>
        </w:tc>
        <w:tc>
          <w:tcPr>
            <w:tcW w:w="2266" w:type="dxa"/>
          </w:tcPr>
          <w:p w14:paraId="30A5837B" w14:textId="7174A15E" w:rsidR="003E1DF5" w:rsidRPr="00D50963" w:rsidRDefault="003E1DF5" w:rsidP="00BA2486">
            <w:pPr>
              <w:rPr>
                <w:sz w:val="21"/>
                <w:szCs w:val="21"/>
              </w:rPr>
            </w:pPr>
            <w:r w:rsidRPr="00934A13">
              <w:rPr>
                <w:sz w:val="21"/>
                <w:szCs w:val="21"/>
              </w:rPr>
              <w:t>-1.1</w:t>
            </w:r>
            <w:r w:rsidR="002E28DD">
              <w:rPr>
                <w:sz w:val="21"/>
                <w:szCs w:val="21"/>
              </w:rPr>
              <w:t>0</w:t>
            </w:r>
          </w:p>
        </w:tc>
      </w:tr>
      <w:tr w:rsidR="003E1DF5" w14:paraId="746D74A1" w14:textId="77777777" w:rsidTr="00A41082">
        <w:tc>
          <w:tcPr>
            <w:tcW w:w="2265" w:type="dxa"/>
          </w:tcPr>
          <w:p w14:paraId="3B7FA1DA" w14:textId="4BE4997C" w:rsidR="003E1DF5" w:rsidRPr="00D50963" w:rsidRDefault="003E1DF5" w:rsidP="00BA2486">
            <w:pPr>
              <w:rPr>
                <w:sz w:val="21"/>
                <w:szCs w:val="21"/>
              </w:rPr>
            </w:pPr>
            <w:r w:rsidRPr="003E1DF5">
              <w:t>TLD</w:t>
            </w:r>
          </w:p>
        </w:tc>
        <w:tc>
          <w:tcPr>
            <w:tcW w:w="2265" w:type="dxa"/>
          </w:tcPr>
          <w:p w14:paraId="2A70F8BF" w14:textId="640505B7" w:rsidR="003E1DF5" w:rsidRPr="00D50963" w:rsidRDefault="009D0B3F" w:rsidP="00BA2486">
            <w:pPr>
              <w:rPr>
                <w:sz w:val="21"/>
                <w:szCs w:val="21"/>
              </w:rPr>
            </w:pPr>
            <w:r>
              <w:rPr>
                <w:sz w:val="21"/>
                <w:szCs w:val="21"/>
              </w:rPr>
              <w:t>10</w:t>
            </w:r>
          </w:p>
        </w:tc>
        <w:tc>
          <w:tcPr>
            <w:tcW w:w="2265" w:type="dxa"/>
          </w:tcPr>
          <w:p w14:paraId="4B0374FA" w14:textId="430B5B22" w:rsidR="003E1DF5" w:rsidRPr="00D50963" w:rsidRDefault="009D0B3F" w:rsidP="00BA2486">
            <w:pPr>
              <w:rPr>
                <w:sz w:val="21"/>
                <w:szCs w:val="21"/>
              </w:rPr>
            </w:pPr>
            <w:r>
              <w:rPr>
                <w:rFonts w:hint="eastAsia"/>
                <w:sz w:val="21"/>
                <w:szCs w:val="21"/>
              </w:rPr>
              <w:t>丢失</w:t>
            </w:r>
          </w:p>
        </w:tc>
        <w:tc>
          <w:tcPr>
            <w:tcW w:w="2266" w:type="dxa"/>
          </w:tcPr>
          <w:p w14:paraId="5EAB807F" w14:textId="0550E9F8" w:rsidR="003E1DF5" w:rsidRPr="00D50963" w:rsidRDefault="009D0B3F" w:rsidP="00BA2486">
            <w:pPr>
              <w:rPr>
                <w:sz w:val="21"/>
                <w:szCs w:val="21"/>
              </w:rPr>
            </w:pPr>
            <w:r>
              <w:rPr>
                <w:rFonts w:hint="eastAsia"/>
                <w:sz w:val="21"/>
                <w:szCs w:val="21"/>
              </w:rPr>
              <w:t>丢失</w:t>
            </w:r>
          </w:p>
        </w:tc>
      </w:tr>
      <w:tr w:rsidR="003E1DF5" w14:paraId="7B42A55A" w14:textId="77777777" w:rsidTr="00A41082">
        <w:tc>
          <w:tcPr>
            <w:tcW w:w="2265" w:type="dxa"/>
          </w:tcPr>
          <w:p w14:paraId="2620454B" w14:textId="333ECB19" w:rsidR="003E1DF5" w:rsidRPr="00D50963" w:rsidRDefault="00D544ED" w:rsidP="00BA2486">
            <w:pPr>
              <w:rPr>
                <w:sz w:val="21"/>
                <w:szCs w:val="21"/>
              </w:rPr>
            </w:pPr>
            <w:r w:rsidRPr="00D544ED">
              <w:t>MediaFlow</w:t>
            </w:r>
          </w:p>
        </w:tc>
        <w:tc>
          <w:tcPr>
            <w:tcW w:w="2265" w:type="dxa"/>
          </w:tcPr>
          <w:p w14:paraId="3F0F0B03" w14:textId="78A16124" w:rsidR="003E1DF5" w:rsidRPr="00D50963" w:rsidRDefault="003E1DF5" w:rsidP="00BA2486">
            <w:pPr>
              <w:rPr>
                <w:sz w:val="21"/>
                <w:szCs w:val="21"/>
              </w:rPr>
            </w:pPr>
            <w:r w:rsidRPr="00934A13">
              <w:rPr>
                <w:sz w:val="21"/>
                <w:szCs w:val="21"/>
              </w:rPr>
              <w:t>1</w:t>
            </w:r>
            <w:r w:rsidR="009D0B3F">
              <w:rPr>
                <w:sz w:val="21"/>
                <w:szCs w:val="21"/>
              </w:rPr>
              <w:t>00</w:t>
            </w:r>
          </w:p>
        </w:tc>
        <w:tc>
          <w:tcPr>
            <w:tcW w:w="2265" w:type="dxa"/>
          </w:tcPr>
          <w:p w14:paraId="3F2657D8" w14:textId="4A008F65" w:rsidR="003E1DF5" w:rsidRPr="00D50963" w:rsidRDefault="003E1DF5" w:rsidP="00BA2486">
            <w:pPr>
              <w:rPr>
                <w:sz w:val="21"/>
                <w:szCs w:val="21"/>
              </w:rPr>
            </w:pPr>
            <w:r w:rsidRPr="00934A13">
              <w:rPr>
                <w:sz w:val="21"/>
                <w:szCs w:val="21"/>
              </w:rPr>
              <w:t>2.29</w:t>
            </w:r>
          </w:p>
        </w:tc>
        <w:tc>
          <w:tcPr>
            <w:tcW w:w="2266" w:type="dxa"/>
          </w:tcPr>
          <w:p w14:paraId="3D04C692" w14:textId="53016BB2" w:rsidR="003E1DF5" w:rsidRPr="00D50963" w:rsidRDefault="004B5169" w:rsidP="00BA2486">
            <w:pPr>
              <w:rPr>
                <w:sz w:val="21"/>
                <w:szCs w:val="21"/>
              </w:rPr>
            </w:pPr>
            <w:r>
              <w:rPr>
                <w:sz w:val="21"/>
                <w:szCs w:val="21"/>
              </w:rPr>
              <w:t>3</w:t>
            </w:r>
            <w:r w:rsidR="003E1DF5" w:rsidRPr="00934A13">
              <w:rPr>
                <w:sz w:val="21"/>
                <w:szCs w:val="21"/>
              </w:rPr>
              <w:t>.35</w:t>
            </w:r>
          </w:p>
        </w:tc>
      </w:tr>
      <w:tr w:rsidR="003E1DF5" w14:paraId="109150BA" w14:textId="77777777" w:rsidTr="00A41082">
        <w:tc>
          <w:tcPr>
            <w:tcW w:w="2265" w:type="dxa"/>
            <w:tcBorders>
              <w:bottom w:val="single" w:sz="12" w:space="0" w:color="auto"/>
            </w:tcBorders>
          </w:tcPr>
          <w:p w14:paraId="46CE777D" w14:textId="51468C9E" w:rsidR="003E1DF5" w:rsidRPr="00D50963" w:rsidRDefault="009D0B3F" w:rsidP="00BA2486">
            <w:pPr>
              <w:rPr>
                <w:sz w:val="21"/>
                <w:szCs w:val="21"/>
              </w:rPr>
            </w:pPr>
            <w:r w:rsidRPr="003E1DF5">
              <w:t>MOSSE</w:t>
            </w:r>
          </w:p>
        </w:tc>
        <w:tc>
          <w:tcPr>
            <w:tcW w:w="2265" w:type="dxa"/>
            <w:tcBorders>
              <w:bottom w:val="single" w:sz="12" w:space="0" w:color="auto"/>
            </w:tcBorders>
          </w:tcPr>
          <w:p w14:paraId="79CAD1BF" w14:textId="12972FDC" w:rsidR="003E1DF5" w:rsidRPr="00D50963" w:rsidRDefault="004B5169" w:rsidP="00BA2486">
            <w:pPr>
              <w:rPr>
                <w:sz w:val="21"/>
                <w:szCs w:val="21"/>
              </w:rPr>
            </w:pPr>
            <w:r>
              <w:rPr>
                <w:sz w:val="21"/>
                <w:szCs w:val="21"/>
              </w:rPr>
              <w:t>15</w:t>
            </w:r>
            <w:r w:rsidR="009D0B3F">
              <w:rPr>
                <w:sz w:val="21"/>
                <w:szCs w:val="21"/>
              </w:rPr>
              <w:t>0</w:t>
            </w:r>
          </w:p>
        </w:tc>
        <w:tc>
          <w:tcPr>
            <w:tcW w:w="2265" w:type="dxa"/>
            <w:tcBorders>
              <w:bottom w:val="single" w:sz="12" w:space="0" w:color="auto"/>
            </w:tcBorders>
          </w:tcPr>
          <w:p w14:paraId="74DD7655" w14:textId="38380E67" w:rsidR="003E1DF5" w:rsidRPr="00D50963" w:rsidRDefault="009D0B3F" w:rsidP="00BA2486">
            <w:pPr>
              <w:rPr>
                <w:sz w:val="21"/>
                <w:szCs w:val="21"/>
              </w:rPr>
            </w:pPr>
            <w:r>
              <w:rPr>
                <w:rFonts w:hint="eastAsia"/>
                <w:sz w:val="21"/>
                <w:szCs w:val="21"/>
              </w:rPr>
              <w:t>丢失</w:t>
            </w:r>
          </w:p>
        </w:tc>
        <w:tc>
          <w:tcPr>
            <w:tcW w:w="2266" w:type="dxa"/>
            <w:tcBorders>
              <w:bottom w:val="single" w:sz="12" w:space="0" w:color="auto"/>
            </w:tcBorders>
          </w:tcPr>
          <w:p w14:paraId="6F119516" w14:textId="1B95864E" w:rsidR="003E1DF5" w:rsidRPr="00D50963" w:rsidRDefault="009D0B3F" w:rsidP="00BA2486">
            <w:pPr>
              <w:rPr>
                <w:sz w:val="21"/>
                <w:szCs w:val="21"/>
              </w:rPr>
            </w:pPr>
            <w:r>
              <w:rPr>
                <w:rFonts w:hint="eastAsia"/>
                <w:sz w:val="21"/>
                <w:szCs w:val="21"/>
              </w:rPr>
              <w:t>丢失</w:t>
            </w:r>
          </w:p>
        </w:tc>
      </w:tr>
    </w:tbl>
    <w:p w14:paraId="6A86E9F9" w14:textId="35942B38" w:rsidR="00A41082" w:rsidRPr="00C57914" w:rsidRDefault="002E28DD" w:rsidP="00C57914">
      <w:r>
        <w:tab/>
      </w:r>
      <w:r>
        <w:rPr>
          <w:rFonts w:hint="eastAsia"/>
        </w:rPr>
        <w:t>在目标运动比较快速的情况下，可以看到六种方法中的四种表现都完全不能投入实际应用，出现了突然丢失或者严重的漂移，对于</w:t>
      </w:r>
      <w:r>
        <w:rPr>
          <w:rFonts w:hint="eastAsia"/>
        </w:rPr>
        <w:t>KCF</w:t>
      </w:r>
      <w:r>
        <w:rPr>
          <w:rFonts w:hint="eastAsia"/>
        </w:rPr>
        <w:t>方法和</w:t>
      </w:r>
      <w:r w:rsidR="00D544ED" w:rsidRPr="00D544ED">
        <w:t>MediaFlow</w:t>
      </w:r>
      <w:r>
        <w:rPr>
          <w:rFonts w:hint="eastAsia"/>
        </w:rPr>
        <w:t>方法，都可以进行使用，但是考虑到与标定偏差问题，选用</w:t>
      </w:r>
      <w:r w:rsidR="00D544ED" w:rsidRPr="00D544ED">
        <w:t>MediaFlow</w:t>
      </w:r>
      <w:r>
        <w:rPr>
          <w:rFonts w:hint="eastAsia"/>
        </w:rPr>
        <w:t>方法。</w:t>
      </w:r>
      <w:bookmarkStart w:id="69" w:name="_Toc9265374"/>
    </w:p>
    <w:p w14:paraId="3FE23DAC" w14:textId="1511E4E5" w:rsidR="005809CF" w:rsidRDefault="005809CF" w:rsidP="005809CF">
      <w:pPr>
        <w:pStyle w:val="2"/>
      </w:pPr>
      <w:r>
        <w:rPr>
          <w:rFonts w:hint="eastAsia"/>
        </w:rPr>
        <w:lastRenderedPageBreak/>
        <w:t>3</w:t>
      </w:r>
      <w:r>
        <w:t>.2</w:t>
      </w:r>
      <w:r>
        <w:rPr>
          <w:rFonts w:hint="eastAsia"/>
        </w:rPr>
        <w:t>本章小结</w:t>
      </w:r>
      <w:bookmarkEnd w:id="69"/>
    </w:p>
    <w:p w14:paraId="3663B614" w14:textId="68850E0B" w:rsidR="002E28DD" w:rsidRDefault="002E28DD" w:rsidP="002E28DD">
      <w:r>
        <w:tab/>
      </w:r>
      <w:r>
        <w:rPr>
          <w:rFonts w:hint="eastAsia"/>
        </w:rPr>
        <w:t>本章中主要选取一些成熟的可以在多旋翼平台在线使用的图像追踪算法，进行试验和比较。选取的六种算法中只有两种在目标移动较快时可以</w:t>
      </w:r>
      <w:r w:rsidR="00A84C90">
        <w:rPr>
          <w:rFonts w:hint="eastAsia"/>
        </w:rPr>
        <w:t>追踪到目标，考虑到与标定偏差，最终选用了</w:t>
      </w:r>
      <w:r w:rsidR="00D544ED" w:rsidRPr="00D544ED">
        <w:t>MediaFlow</w:t>
      </w:r>
      <w:r w:rsidR="00A84C90">
        <w:rPr>
          <w:rFonts w:hint="eastAsia"/>
        </w:rPr>
        <w:t>方法，作为本文的图像追踪方法。</w:t>
      </w:r>
    </w:p>
    <w:p w14:paraId="323A1B06" w14:textId="735A1493" w:rsidR="00E61390" w:rsidRPr="002E28DD" w:rsidRDefault="00E61390" w:rsidP="00E61390">
      <w:pPr>
        <w:widowControl/>
        <w:spacing w:line="240" w:lineRule="auto"/>
        <w:jc w:val="left"/>
      </w:pPr>
      <w:r>
        <w:br w:type="page"/>
      </w:r>
    </w:p>
    <w:p w14:paraId="776F19AC" w14:textId="09D7B533" w:rsidR="00B34357" w:rsidRPr="00157599" w:rsidRDefault="00BD7908" w:rsidP="00157599">
      <w:pPr>
        <w:pStyle w:val="1"/>
      </w:pPr>
      <w:bookmarkStart w:id="70" w:name="_Toc5754393"/>
      <w:bookmarkStart w:id="71" w:name="_Toc8029067"/>
      <w:bookmarkStart w:id="72" w:name="_Toc9265375"/>
      <w:r w:rsidRPr="00157599">
        <w:lastRenderedPageBreak/>
        <w:t>4</w:t>
      </w:r>
      <w:r w:rsidR="00157599" w:rsidRPr="00157599">
        <w:t xml:space="preserve"> </w:t>
      </w:r>
      <w:commentRangeStart w:id="73"/>
      <w:r w:rsidR="00B34357" w:rsidRPr="00157599">
        <w:t>视觉伺服</w:t>
      </w:r>
      <w:commentRangeEnd w:id="73"/>
      <w:r w:rsidR="006C67D8">
        <w:rPr>
          <w:rStyle w:val="ad"/>
          <w:rFonts w:eastAsia="宋体"/>
          <w:b w:val="0"/>
          <w:bCs w:val="0"/>
          <w:kern w:val="2"/>
        </w:rPr>
        <w:commentReference w:id="73"/>
      </w:r>
      <w:r w:rsidR="00B34357" w:rsidRPr="00157599">
        <w:t>控制</w:t>
      </w:r>
      <w:bookmarkEnd w:id="70"/>
      <w:bookmarkEnd w:id="71"/>
      <w:bookmarkEnd w:id="72"/>
    </w:p>
    <w:p w14:paraId="616E3940" w14:textId="10B430D3" w:rsidR="00360C12" w:rsidRDefault="005D1FA3" w:rsidP="00663AFF">
      <w:pPr>
        <w:rPr>
          <w:szCs w:val="24"/>
        </w:rPr>
      </w:pPr>
      <w:r>
        <w:rPr>
          <w:b/>
          <w:szCs w:val="24"/>
        </w:rPr>
        <w:tab/>
      </w:r>
      <w:r w:rsidR="0011278B">
        <w:rPr>
          <w:b/>
          <w:szCs w:val="24"/>
        </w:rPr>
        <w:fldChar w:fldCharType="begin"/>
      </w:r>
      <w:r w:rsidR="0011278B">
        <w:rPr>
          <w:b/>
          <w:szCs w:val="24"/>
        </w:rPr>
        <w:instrText xml:space="preserve"> MACROBUTTON MTEditEquationSection2 </w:instrText>
      </w:r>
      <w:r w:rsidR="0011278B" w:rsidRPr="0011278B">
        <w:rPr>
          <w:rStyle w:val="MTEquationSection"/>
        </w:rPr>
        <w:instrText>Equation Section 4</w:instrText>
      </w:r>
      <w:r w:rsidR="0011278B">
        <w:rPr>
          <w:b/>
          <w:szCs w:val="24"/>
        </w:rPr>
        <w:fldChar w:fldCharType="begin"/>
      </w:r>
      <w:r w:rsidR="0011278B">
        <w:rPr>
          <w:b/>
          <w:szCs w:val="24"/>
        </w:rPr>
        <w:instrText xml:space="preserve"> SEQ MTEqn \r \h \* MERGEFORMAT </w:instrText>
      </w:r>
      <w:r w:rsidR="0011278B">
        <w:rPr>
          <w:b/>
          <w:szCs w:val="24"/>
        </w:rPr>
        <w:fldChar w:fldCharType="end"/>
      </w:r>
      <w:r w:rsidR="0011278B">
        <w:rPr>
          <w:b/>
          <w:szCs w:val="24"/>
        </w:rPr>
        <w:fldChar w:fldCharType="begin"/>
      </w:r>
      <w:r w:rsidR="0011278B">
        <w:rPr>
          <w:b/>
          <w:szCs w:val="24"/>
        </w:rPr>
        <w:instrText xml:space="preserve"> SEQ MTSec \r 4 \h \* MERGEFORMAT </w:instrText>
      </w:r>
      <w:r w:rsidR="0011278B">
        <w:rPr>
          <w:b/>
          <w:szCs w:val="24"/>
        </w:rPr>
        <w:fldChar w:fldCharType="end"/>
      </w:r>
      <w:r w:rsidR="0011278B">
        <w:rPr>
          <w:b/>
          <w:szCs w:val="24"/>
        </w:rPr>
        <w:fldChar w:fldCharType="end"/>
      </w:r>
      <w:r w:rsidR="00F5317A">
        <w:rPr>
          <w:rFonts w:hint="eastAsia"/>
          <w:szCs w:val="24"/>
        </w:rPr>
        <w:t>在第二章中，本文已经通过一些线性化手段将多旋翼飞行器运动学模型的水平通道和高度通道解耦，并且又在</w:t>
      </w:r>
      <w:r w:rsidR="00F5317A">
        <w:rPr>
          <w:rFonts w:hint="eastAsia"/>
          <w:szCs w:val="24"/>
        </w:rPr>
        <w:t>2</w:t>
      </w:r>
      <w:r w:rsidR="00F5317A">
        <w:rPr>
          <w:szCs w:val="24"/>
        </w:rPr>
        <w:t>.3</w:t>
      </w:r>
      <w:r w:rsidR="00F5317A">
        <w:rPr>
          <w:rFonts w:hint="eastAsia"/>
          <w:szCs w:val="24"/>
        </w:rPr>
        <w:t>中将三维空间中的视觉伺服模型拆分成水平面和</w:t>
      </w:r>
      <w:r w:rsidR="00B31E1A">
        <w:rPr>
          <w:rFonts w:hint="eastAsia"/>
          <w:szCs w:val="24"/>
        </w:rPr>
        <w:t>竖直</w:t>
      </w:r>
      <w:r w:rsidR="00F5317A">
        <w:rPr>
          <w:rFonts w:hint="eastAsia"/>
          <w:szCs w:val="24"/>
        </w:rPr>
        <w:t>平面模型，并且重新求得拆分后的</w:t>
      </w:r>
      <w:proofErr w:type="gramStart"/>
      <w:r w:rsidR="00F5317A">
        <w:rPr>
          <w:rFonts w:hint="eastAsia"/>
          <w:szCs w:val="24"/>
        </w:rPr>
        <w:t>雅阁比矩阵</w:t>
      </w:r>
      <w:proofErr w:type="gramEnd"/>
      <w:r w:rsidR="00F5317A">
        <w:rPr>
          <w:rFonts w:hint="eastAsia"/>
          <w:szCs w:val="24"/>
        </w:rPr>
        <w:t>。</w:t>
      </w:r>
      <w:r w:rsidR="005B513C">
        <w:rPr>
          <w:rFonts w:hint="eastAsia"/>
          <w:szCs w:val="24"/>
        </w:rPr>
        <w:t>在第三章中使用图像跟踪算法得到每一帧中目标的图像坐标。</w:t>
      </w:r>
      <w:r w:rsidR="00F5317A">
        <w:rPr>
          <w:rFonts w:hint="eastAsia"/>
          <w:szCs w:val="24"/>
        </w:rPr>
        <w:t>至此，已经有充分的理论基础将三维空间中的多旋翼视觉伺服控制实验拆分成</w:t>
      </w:r>
      <w:r w:rsidR="007F685D">
        <w:rPr>
          <w:rFonts w:hint="eastAsia"/>
          <w:szCs w:val="24"/>
        </w:rPr>
        <w:t>竖直平面</w:t>
      </w:r>
      <w:r w:rsidR="00F5317A">
        <w:rPr>
          <w:rFonts w:hint="eastAsia"/>
          <w:szCs w:val="24"/>
        </w:rPr>
        <w:t>与水平面分别控制，简化模型</w:t>
      </w:r>
      <w:r w:rsidR="00360C12">
        <w:rPr>
          <w:rFonts w:hint="eastAsia"/>
          <w:szCs w:val="24"/>
        </w:rPr>
        <w:t>和运算。</w:t>
      </w:r>
    </w:p>
    <w:p w14:paraId="3C457924" w14:textId="76C5999D" w:rsidR="005D1FA3" w:rsidRPr="005D1FA3" w:rsidRDefault="00360C12" w:rsidP="00360C12">
      <w:pPr>
        <w:ind w:firstLine="420"/>
        <w:rPr>
          <w:szCs w:val="24"/>
        </w:rPr>
      </w:pPr>
      <w:r>
        <w:rPr>
          <w:rFonts w:hint="eastAsia"/>
          <w:szCs w:val="24"/>
        </w:rPr>
        <w:t>下文将分别进行</w:t>
      </w:r>
      <w:r w:rsidR="007F685D">
        <w:rPr>
          <w:rFonts w:hint="eastAsia"/>
          <w:szCs w:val="24"/>
        </w:rPr>
        <w:t>竖直</w:t>
      </w:r>
      <w:r>
        <w:rPr>
          <w:rFonts w:hint="eastAsia"/>
          <w:szCs w:val="24"/>
        </w:rPr>
        <w:t>平面和水平面视觉伺服过程的公式推导和设计。</w:t>
      </w:r>
    </w:p>
    <w:p w14:paraId="2B006FE4" w14:textId="1F324F2F" w:rsidR="00B34357" w:rsidRPr="00396028" w:rsidRDefault="00BD7908" w:rsidP="007C7586">
      <w:pPr>
        <w:pStyle w:val="2"/>
      </w:pPr>
      <w:bookmarkStart w:id="74" w:name="_Toc8029070"/>
      <w:bookmarkStart w:id="75" w:name="_Toc9265376"/>
      <w:commentRangeStart w:id="76"/>
      <w:r>
        <w:t>4</w:t>
      </w:r>
      <w:r w:rsidR="006E6C76">
        <w:t>.1</w:t>
      </w:r>
      <w:bookmarkEnd w:id="74"/>
      <w:r>
        <w:rPr>
          <w:rFonts w:hint="eastAsia"/>
        </w:rPr>
        <w:t>纵向通道控制器设计</w:t>
      </w:r>
      <w:bookmarkEnd w:id="75"/>
      <w:commentRangeEnd w:id="76"/>
      <w:r w:rsidR="006C67D8">
        <w:rPr>
          <w:rStyle w:val="ad"/>
          <w:rFonts w:eastAsia="宋体"/>
          <w:b w:val="0"/>
          <w:bCs w:val="0"/>
        </w:rPr>
        <w:commentReference w:id="76"/>
      </w:r>
    </w:p>
    <w:p w14:paraId="4AD154AB" w14:textId="15DEAA25" w:rsidR="00B34357" w:rsidRDefault="00B34357" w:rsidP="00B34357">
      <w:r>
        <w:tab/>
      </w:r>
      <w:r>
        <w:t>本实验要求</w:t>
      </w:r>
      <w:r w:rsidR="0037585D">
        <w:t>多旋翼</w:t>
      </w:r>
      <w:r>
        <w:t>飞行器可以在高速度</w:t>
      </w:r>
      <w:r>
        <w:rPr>
          <w:rFonts w:hint="eastAsia"/>
        </w:rPr>
        <w:t>、</w:t>
      </w:r>
      <w:r>
        <w:t>高机动情况下受控制</w:t>
      </w:r>
      <w:r>
        <w:rPr>
          <w:rFonts w:hint="eastAsia"/>
        </w:rPr>
        <w:t>，</w:t>
      </w:r>
      <w:r>
        <w:t>所以挑选</w:t>
      </w:r>
      <w:r w:rsidRPr="00531937">
        <w:rPr>
          <w:position w:val="-14"/>
        </w:rPr>
        <w:object w:dxaOrig="740" w:dyaOrig="400" w14:anchorId="39AE2E8A">
          <v:shape id="_x0000_i1135" type="#_x0000_t75" style="width:36.6pt;height:20.4pt" o:ole="">
            <v:imagedata r:id="rId228" o:title=""/>
          </v:shape>
          <o:OLEObject Type="Embed" ProgID="Equation.DSMT4" ShapeID="_x0000_i1135" DrawAspect="Content" ObjectID="_1619930604" r:id="rId229"/>
        </w:object>
      </w:r>
      <w:r>
        <w:t>为控制向量</w:t>
      </w:r>
      <w:r>
        <w:rPr>
          <w:rFonts w:hint="eastAsia"/>
        </w:rPr>
        <w:t>，</w:t>
      </w:r>
      <w:r>
        <w:t>即电机拉力和力矩</w:t>
      </w:r>
      <w:r>
        <w:rPr>
          <w:rFonts w:hint="eastAsia"/>
        </w:rPr>
        <w:t>，</w:t>
      </w:r>
      <w:r>
        <w:t>这二者因为是控制中的底层环</w:t>
      </w:r>
      <w:r>
        <w:rPr>
          <w:rFonts w:hint="eastAsia"/>
        </w:rPr>
        <w:t>，</w:t>
      </w:r>
      <w:r>
        <w:t>可以直接控制</w:t>
      </w:r>
      <w:r>
        <w:rPr>
          <w:rFonts w:hint="eastAsia"/>
        </w:rPr>
        <w:t>，</w:t>
      </w:r>
      <w:r>
        <w:t>速度快并且没有中间过程</w:t>
      </w:r>
      <w:r>
        <w:rPr>
          <w:rFonts w:hint="eastAsia"/>
        </w:rPr>
        <w:t>，符合实验要求。</w:t>
      </w:r>
    </w:p>
    <w:p w14:paraId="5BAA11F7" w14:textId="2A3076B2" w:rsidR="00B34357" w:rsidRDefault="00B34357" w:rsidP="00B34357">
      <w:r>
        <w:tab/>
      </w:r>
      <w:r>
        <w:t>在</w:t>
      </w:r>
      <w:r w:rsidR="007F685D">
        <w:t>竖直平面</w:t>
      </w:r>
      <w:r>
        <w:t>上</w:t>
      </w:r>
      <w:r>
        <w:rPr>
          <w:rFonts w:hint="eastAsia"/>
        </w:rPr>
        <w:t>，将图像坐标系中</w:t>
      </w:r>
      <w:r w:rsidRPr="00C110B3">
        <w:rPr>
          <w:position w:val="-12"/>
        </w:rPr>
        <w:object w:dxaOrig="680" w:dyaOrig="360" w14:anchorId="6A3C34FA">
          <v:shape id="_x0000_i1136" type="#_x0000_t75" style="width:33pt;height:18pt" o:ole="">
            <v:imagedata r:id="rId230" o:title=""/>
          </v:shape>
          <o:OLEObject Type="Embed" ProgID="Equation.DSMT4" ShapeID="_x0000_i1136" DrawAspect="Content" ObjectID="_1619930605" r:id="rId231"/>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C110B3">
        <w:rPr>
          <w:position w:val="-14"/>
        </w:rPr>
        <w:object w:dxaOrig="1080" w:dyaOrig="380" w14:anchorId="22C95AA6">
          <v:shape id="_x0000_i1137" type="#_x0000_t75" style="width:54.6pt;height:18pt" o:ole="">
            <v:imagedata r:id="rId232" o:title=""/>
          </v:shape>
          <o:OLEObject Type="Embed" ProgID="Equation.DSMT4" ShapeID="_x0000_i1137" DrawAspect="Content" ObjectID="_1619930606" r:id="rId233"/>
        </w:object>
      </w:r>
      <w:r>
        <w:rPr>
          <w:rFonts w:hint="eastAsia"/>
        </w:rPr>
        <w:t>，</w:t>
      </w:r>
      <w:r>
        <w:t>由视觉伺服模型可知</w:t>
      </w:r>
    </w:p>
    <w:p w14:paraId="26801583" w14:textId="69BC2F47" w:rsidR="00B34357" w:rsidRPr="00E110D2" w:rsidRDefault="00B34357" w:rsidP="00B34357">
      <w:pPr>
        <w:pStyle w:val="MTDisplayEquation"/>
      </w:pPr>
      <w:r>
        <w:tab/>
      </w:r>
      <w:r w:rsidRPr="00E110D2">
        <w:rPr>
          <w:position w:val="-14"/>
        </w:rPr>
        <w:object w:dxaOrig="980" w:dyaOrig="380" w14:anchorId="21A76780">
          <v:shape id="_x0000_i1138" type="#_x0000_t75" style="width:48.6pt;height:18pt" o:ole="">
            <v:imagedata r:id="rId234" o:title=""/>
          </v:shape>
          <o:OLEObject Type="Embed" ProgID="Equation.DSMT4" ShapeID="_x0000_i1138" DrawAspect="Content" ObjectID="_1619930607" r:id="rId23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w:instrText>
        </w:r>
      </w:fldSimple>
      <w:r w:rsidR="00BD18BB">
        <w:instrText>)</w:instrText>
      </w:r>
      <w:r w:rsidR="00BD18BB">
        <w:fldChar w:fldCharType="end"/>
      </w:r>
    </w:p>
    <w:p w14:paraId="1AC601D5" w14:textId="77777777" w:rsidR="00B34357" w:rsidRPr="00C110B3" w:rsidRDefault="00B34357" w:rsidP="00B34357">
      <w:r>
        <w:rPr>
          <w:rFonts w:hint="eastAsia"/>
        </w:rPr>
        <w:t>由</w:t>
      </w:r>
      <w:commentRangeStart w:id="77"/>
      <w:r>
        <w:rPr>
          <w:rFonts w:hint="eastAsia"/>
        </w:rPr>
        <w:t>式（</w:t>
      </w:r>
      <w:r>
        <w:rPr>
          <w:rFonts w:hint="eastAsia"/>
        </w:rPr>
        <w:t>3</w:t>
      </w:r>
      <w:r>
        <w:t>1</w:t>
      </w:r>
      <w:r>
        <w:rPr>
          <w:rFonts w:hint="eastAsia"/>
        </w:rPr>
        <w:t>）</w:t>
      </w:r>
      <w:commentRangeEnd w:id="77"/>
      <w:r w:rsidR="006C67D8">
        <w:rPr>
          <w:rStyle w:val="ad"/>
        </w:rPr>
        <w:commentReference w:id="77"/>
      </w:r>
      <w:r>
        <w:rPr>
          <w:rFonts w:hint="eastAsia"/>
        </w:rPr>
        <w:t>可以得知竖直分解后展开式</w:t>
      </w:r>
    </w:p>
    <w:p w14:paraId="3941078B" w14:textId="6A4C8113" w:rsidR="00B34357" w:rsidRDefault="00B34357" w:rsidP="00B34357">
      <w:pPr>
        <w:pStyle w:val="MTDisplayEquation"/>
      </w:pPr>
      <w:r>
        <w:tab/>
      </w:r>
      <w:r w:rsidRPr="00E110D2">
        <w:rPr>
          <w:position w:val="-24"/>
        </w:rPr>
        <w:object w:dxaOrig="2820" w:dyaOrig="660" w14:anchorId="2E3A6122">
          <v:shape id="_x0000_i1139" type="#_x0000_t75" style="width:141pt;height:32.4pt" o:ole="">
            <v:imagedata r:id="rId236" o:title=""/>
          </v:shape>
          <o:OLEObject Type="Embed" ProgID="Equation.DSMT4" ShapeID="_x0000_i1139" DrawAspect="Content" ObjectID="_1619930608" r:id="rId23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2</w:instrText>
        </w:r>
      </w:fldSimple>
      <w:r w:rsidR="00BD18BB">
        <w:instrText>)</w:instrText>
      </w:r>
      <w:r w:rsidR="00BD18BB">
        <w:fldChar w:fldCharType="end"/>
      </w:r>
    </w:p>
    <w:p w14:paraId="0ECB3E0F" w14:textId="42603606" w:rsidR="00B34357" w:rsidRDefault="00B34357" w:rsidP="00B34357">
      <w:r>
        <w:t>在</w:t>
      </w:r>
      <w:r w:rsidR="007F685D">
        <w:rPr>
          <w:rFonts w:hint="eastAsia"/>
        </w:rPr>
        <w:t>竖直平面</w:t>
      </w:r>
      <w:r>
        <w:t>中</w:t>
      </w:r>
      <w:r>
        <w:rPr>
          <w:rFonts w:hint="eastAsia"/>
        </w:rPr>
        <w:t>，</w:t>
      </w:r>
      <w:r w:rsidRPr="00E110D2">
        <w:rPr>
          <w:position w:val="-14"/>
        </w:rPr>
        <w:object w:dxaOrig="800" w:dyaOrig="380" w14:anchorId="10AD21B5">
          <v:shape id="_x0000_i1140" type="#_x0000_t75" style="width:39.6pt;height:18pt" o:ole="">
            <v:imagedata r:id="rId238" o:title=""/>
          </v:shape>
          <o:OLEObject Type="Embed" ProgID="Equation.DSMT4" ShapeID="_x0000_i1140" DrawAspect="Content" ObjectID="_1619930609" r:id="rId239"/>
        </w:object>
      </w:r>
      <w:r>
        <w:t>是可测量值</w:t>
      </w:r>
      <w:r>
        <w:rPr>
          <w:rFonts w:hint="eastAsia"/>
        </w:rPr>
        <w:t>，</w:t>
      </w:r>
      <w:r w:rsidRPr="00E110D2">
        <w:rPr>
          <w:position w:val="-14"/>
        </w:rPr>
        <w:object w:dxaOrig="340" w:dyaOrig="380" w14:anchorId="5CF2D3C0">
          <v:shape id="_x0000_i1141" type="#_x0000_t75" style="width:17.4pt;height:18pt" o:ole="">
            <v:imagedata r:id="rId240" o:title=""/>
          </v:shape>
          <o:OLEObject Type="Embed" ProgID="Equation.DSMT4" ShapeID="_x0000_i1141" DrawAspect="Content" ObjectID="_1619930610" r:id="rId241"/>
        </w:object>
      </w:r>
      <w:r>
        <w:t>是可计算值</w:t>
      </w:r>
      <w:r>
        <w:rPr>
          <w:rFonts w:hint="eastAsia"/>
        </w:rPr>
        <w:t>，</w:t>
      </w:r>
      <w:r>
        <w:t>我们需要用可测量值</w:t>
      </w:r>
      <w:r>
        <w:rPr>
          <w:rFonts w:hint="eastAsia"/>
        </w:rPr>
        <w:t>、</w:t>
      </w:r>
      <w:r>
        <w:t>计算值</w:t>
      </w:r>
      <w:r>
        <w:rPr>
          <w:rFonts w:hint="eastAsia"/>
        </w:rPr>
        <w:t>和一些已知量</w:t>
      </w:r>
      <w:r>
        <w:t>来表示控制向量</w:t>
      </w:r>
      <w:r w:rsidRPr="00531937">
        <w:rPr>
          <w:position w:val="-14"/>
        </w:rPr>
        <w:object w:dxaOrig="740" w:dyaOrig="400" w14:anchorId="6AB25306">
          <v:shape id="_x0000_i1142" type="#_x0000_t75" style="width:36.6pt;height:20.4pt" o:ole="">
            <v:imagedata r:id="rId242" o:title=""/>
          </v:shape>
          <o:OLEObject Type="Embed" ProgID="Equation.DSMT4" ShapeID="_x0000_i1142" DrawAspect="Content" ObjectID="_1619930611" r:id="rId243"/>
        </w:object>
      </w:r>
      <w:r>
        <w:rPr>
          <w:rFonts w:hint="eastAsia"/>
        </w:rPr>
        <w:t>，</w:t>
      </w:r>
      <w:r>
        <w:t>从而完成控制闭环</w:t>
      </w:r>
      <w:r>
        <w:rPr>
          <w:rFonts w:hint="eastAsia"/>
        </w:rPr>
        <w:t>。</w:t>
      </w:r>
    </w:p>
    <w:p w14:paraId="261881C5" w14:textId="77777777" w:rsidR="00B34357" w:rsidRPr="00EA6A88" w:rsidRDefault="00B34357" w:rsidP="00B34357">
      <w:pPr>
        <w:rPr>
          <w:szCs w:val="24"/>
        </w:rPr>
      </w:pPr>
      <w:r>
        <w:tab/>
      </w:r>
      <w:r w:rsidRPr="00EA6A88">
        <w:rPr>
          <w:szCs w:val="24"/>
        </w:rPr>
        <w:t>对</w:t>
      </w:r>
      <w:r w:rsidRPr="00EA6A88">
        <w:rPr>
          <w:szCs w:val="24"/>
        </w:rPr>
        <w:t>y</w:t>
      </w:r>
      <w:r w:rsidRPr="00EA6A88">
        <w:rPr>
          <w:szCs w:val="24"/>
        </w:rPr>
        <w:t>方向速度和俯仰角速度进行比例控制</w:t>
      </w:r>
      <w:r w:rsidRPr="00EA6A88">
        <w:rPr>
          <w:rFonts w:hint="eastAsia"/>
          <w:szCs w:val="24"/>
        </w:rPr>
        <w:t>，即</w:t>
      </w:r>
    </w:p>
    <w:p w14:paraId="15371E83" w14:textId="2AAB04C5" w:rsidR="00B34357" w:rsidRPr="00EA6A88" w:rsidRDefault="00B34357" w:rsidP="00B34357">
      <w:pPr>
        <w:pStyle w:val="MTDisplayEquation"/>
      </w:pPr>
      <w:r w:rsidRPr="00EA6A88">
        <w:tab/>
      </w:r>
      <w:r w:rsidRPr="00EA6A88">
        <w:rPr>
          <w:position w:val="-14"/>
        </w:rPr>
        <w:object w:dxaOrig="940" w:dyaOrig="380" w14:anchorId="56280B0F">
          <v:shape id="_x0000_i1143" type="#_x0000_t75" style="width:47.4pt;height:18pt" o:ole="">
            <v:imagedata r:id="rId244" o:title=""/>
          </v:shape>
          <o:OLEObject Type="Embed" ProgID="Equation.DSMT4" ShapeID="_x0000_i1143" DrawAspect="Content" ObjectID="_1619930612" r:id="rId245"/>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3</w:instrText>
        </w:r>
      </w:fldSimple>
      <w:r w:rsidR="00BD18BB">
        <w:instrText>)</w:instrText>
      </w:r>
      <w:r w:rsidR="00BD18BB">
        <w:fldChar w:fldCharType="end"/>
      </w:r>
    </w:p>
    <w:p w14:paraId="7E9A470D" w14:textId="4C581349" w:rsidR="00B34357" w:rsidRPr="00EA6A88" w:rsidRDefault="00B34357" w:rsidP="00B34357">
      <w:pPr>
        <w:pStyle w:val="MTDisplayEquation"/>
      </w:pPr>
      <w:r w:rsidRPr="00EA6A88">
        <w:tab/>
      </w:r>
      <w:r w:rsidRPr="00EA6A88">
        <w:rPr>
          <w:position w:val="-14"/>
        </w:rPr>
        <w:object w:dxaOrig="1080" w:dyaOrig="380" w14:anchorId="593D1E48">
          <v:shape id="_x0000_i1144" type="#_x0000_t75" style="width:54.6pt;height:18pt" o:ole="">
            <v:imagedata r:id="rId246" o:title=""/>
          </v:shape>
          <o:OLEObject Type="Embed" ProgID="Equation.DSMT4" ShapeID="_x0000_i1144" DrawAspect="Content" ObjectID="_1619930613" r:id="rId247"/>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4</w:instrText>
        </w:r>
      </w:fldSimple>
      <w:r w:rsidR="00BD18BB">
        <w:instrText>)</w:instrText>
      </w:r>
      <w:r w:rsidR="00BD18BB">
        <w:fldChar w:fldCharType="end"/>
      </w:r>
    </w:p>
    <w:p w14:paraId="7FA4B827" w14:textId="77777777" w:rsidR="00B34357" w:rsidRPr="00EA6A88" w:rsidRDefault="00B34357" w:rsidP="00B34357">
      <w:pPr>
        <w:rPr>
          <w:szCs w:val="24"/>
        </w:rPr>
      </w:pPr>
      <w:r w:rsidRPr="00EA6A88">
        <w:rPr>
          <w:szCs w:val="24"/>
        </w:rPr>
        <w:t>将</w:t>
      </w:r>
      <w:commentRangeStart w:id="78"/>
      <w:r w:rsidRPr="00EA6A88">
        <w:rPr>
          <w:szCs w:val="24"/>
        </w:rPr>
        <w:t>式</w:t>
      </w:r>
      <w:r w:rsidRPr="00EA6A88">
        <w:rPr>
          <w:rFonts w:hint="eastAsia"/>
          <w:szCs w:val="24"/>
        </w:rPr>
        <w:t>（</w:t>
      </w:r>
      <w:r w:rsidRPr="00EA6A88">
        <w:rPr>
          <w:szCs w:val="24"/>
        </w:rPr>
        <w:t>40</w:t>
      </w:r>
      <w:r w:rsidRPr="00EA6A88">
        <w:rPr>
          <w:rFonts w:hint="eastAsia"/>
          <w:szCs w:val="24"/>
        </w:rPr>
        <w:t>）（</w:t>
      </w:r>
      <w:r w:rsidRPr="00EA6A88">
        <w:rPr>
          <w:rFonts w:hint="eastAsia"/>
          <w:szCs w:val="24"/>
        </w:rPr>
        <w:t>4</w:t>
      </w:r>
      <w:r w:rsidRPr="00EA6A88">
        <w:rPr>
          <w:szCs w:val="24"/>
        </w:rPr>
        <w:t>1</w:t>
      </w:r>
      <w:r w:rsidRPr="00EA6A88">
        <w:rPr>
          <w:rFonts w:hint="eastAsia"/>
          <w:szCs w:val="24"/>
        </w:rPr>
        <w:t>）带入式（</w:t>
      </w:r>
      <w:r w:rsidRPr="00EA6A88">
        <w:rPr>
          <w:szCs w:val="24"/>
        </w:rPr>
        <w:t>39</w:t>
      </w:r>
      <w:r w:rsidRPr="00EA6A88">
        <w:rPr>
          <w:rFonts w:hint="eastAsia"/>
          <w:szCs w:val="24"/>
        </w:rPr>
        <w:t>）可</w:t>
      </w:r>
      <w:commentRangeEnd w:id="78"/>
      <w:r w:rsidR="006C67D8">
        <w:rPr>
          <w:rStyle w:val="ad"/>
        </w:rPr>
        <w:commentReference w:id="78"/>
      </w:r>
      <w:r w:rsidRPr="00EA6A88">
        <w:rPr>
          <w:rFonts w:hint="eastAsia"/>
          <w:szCs w:val="24"/>
        </w:rPr>
        <w:t>化简得</w:t>
      </w:r>
    </w:p>
    <w:p w14:paraId="6D39A8E0" w14:textId="1C24527E" w:rsidR="00B34357" w:rsidRPr="00EA6A88" w:rsidRDefault="00B34357" w:rsidP="00B34357">
      <w:pPr>
        <w:pStyle w:val="MTDisplayEquation"/>
      </w:pPr>
      <w:r w:rsidRPr="00EA6A88">
        <w:lastRenderedPageBreak/>
        <w:tab/>
      </w:r>
      <w:r w:rsidRPr="00EA6A88">
        <w:rPr>
          <w:position w:val="-24"/>
        </w:rPr>
        <w:object w:dxaOrig="2860" w:dyaOrig="620" w14:anchorId="18BF9636">
          <v:shape id="_x0000_i1145" type="#_x0000_t75" style="width:143.4pt;height:31.2pt" o:ole="">
            <v:imagedata r:id="rId248" o:title=""/>
          </v:shape>
          <o:OLEObject Type="Embed" ProgID="Equation.DSMT4" ShapeID="_x0000_i1145" DrawAspect="Content" ObjectID="_1619930614" r:id="rId249"/>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5</w:instrText>
        </w:r>
      </w:fldSimple>
      <w:r w:rsidR="00BD18BB">
        <w:instrText>)</w:instrText>
      </w:r>
      <w:r w:rsidR="00BD18BB">
        <w:fldChar w:fldCharType="end"/>
      </w:r>
    </w:p>
    <w:p w14:paraId="58108B31" w14:textId="77777777" w:rsidR="00B34357" w:rsidRDefault="00B34357" w:rsidP="00B34357">
      <w:pPr>
        <w:rPr>
          <w:szCs w:val="24"/>
        </w:rPr>
      </w:pPr>
      <w:r w:rsidRPr="00EA6A88">
        <w:rPr>
          <w:rFonts w:hint="eastAsia"/>
          <w:szCs w:val="24"/>
        </w:rPr>
        <w:t>即</w:t>
      </w:r>
      <w:r w:rsidRPr="00EA6A88">
        <w:rPr>
          <w:position w:val="-14"/>
          <w:szCs w:val="24"/>
        </w:rPr>
        <w:object w:dxaOrig="980" w:dyaOrig="380" w14:anchorId="08F2583B">
          <v:shape id="_x0000_i1146" type="#_x0000_t75" style="width:48.6pt;height:18pt" o:ole="">
            <v:imagedata r:id="rId250" o:title=""/>
          </v:shape>
          <o:OLEObject Type="Embed" ProgID="Equation.DSMT4" ShapeID="_x0000_i1146" DrawAspect="Content" ObjectID="_1619930615" r:id="rId251"/>
        </w:object>
      </w:r>
      <w:r w:rsidRPr="00EA6A88">
        <w:rPr>
          <w:szCs w:val="24"/>
        </w:rPr>
        <w:t>形式</w:t>
      </w:r>
      <w:r w:rsidRPr="00EA6A88">
        <w:rPr>
          <w:rFonts w:hint="eastAsia"/>
          <w:szCs w:val="24"/>
        </w:rPr>
        <w:t>，</w:t>
      </w:r>
      <w:r w:rsidRPr="00EA6A88">
        <w:rPr>
          <w:szCs w:val="24"/>
        </w:rPr>
        <w:t>只需保证</w:t>
      </w:r>
      <w:r w:rsidRPr="00EA6A88">
        <w:rPr>
          <w:position w:val="-24"/>
          <w:szCs w:val="24"/>
        </w:rPr>
        <w:object w:dxaOrig="2740" w:dyaOrig="620" w14:anchorId="542F9544">
          <v:shape id="_x0000_i1147" type="#_x0000_t75" style="width:137.4pt;height:31.2pt" o:ole="">
            <v:imagedata r:id="rId252" o:title=""/>
          </v:shape>
          <o:OLEObject Type="Embed" ProgID="Equation.DSMT4" ShapeID="_x0000_i1147" DrawAspect="Content" ObjectID="_1619930616" r:id="rId253"/>
        </w:object>
      </w:r>
      <w:r w:rsidRPr="00EA6A88">
        <w:rPr>
          <w:szCs w:val="24"/>
        </w:rPr>
        <w:t xml:space="preserve"> </w:t>
      </w:r>
      <w:r w:rsidRPr="00EA6A88">
        <w:rPr>
          <w:szCs w:val="24"/>
        </w:rPr>
        <w:t>就能确定</w:t>
      </w:r>
      <w:r w:rsidRPr="00EA6A88">
        <w:rPr>
          <w:position w:val="-14"/>
          <w:szCs w:val="24"/>
        </w:rPr>
        <w:object w:dxaOrig="260" w:dyaOrig="380" w14:anchorId="407E36A2">
          <v:shape id="_x0000_i1148" type="#_x0000_t75" style="width:12.6pt;height:18pt" o:ole="">
            <v:imagedata r:id="rId254" o:title=""/>
          </v:shape>
          <o:OLEObject Type="Embed" ProgID="Equation.DSMT4" ShapeID="_x0000_i1148" DrawAspect="Content" ObjectID="_1619930617" r:id="rId255"/>
        </w:object>
      </w:r>
      <w:r w:rsidRPr="00EA6A88">
        <w:rPr>
          <w:szCs w:val="24"/>
        </w:rPr>
        <w:t>向图像中心收敛</w:t>
      </w:r>
      <w:r>
        <w:rPr>
          <w:rFonts w:hint="eastAsia"/>
          <w:szCs w:val="24"/>
        </w:rPr>
        <w:t>，</w:t>
      </w:r>
      <w:r>
        <w:rPr>
          <w:szCs w:val="24"/>
        </w:rPr>
        <w:t>即只需保证</w:t>
      </w:r>
      <w:r w:rsidRPr="00EA6A88">
        <w:rPr>
          <w:position w:val="-12"/>
          <w:szCs w:val="24"/>
        </w:rPr>
        <w:object w:dxaOrig="920" w:dyaOrig="360" w14:anchorId="4502B207">
          <v:shape id="_x0000_i1149" type="#_x0000_t75" style="width:46.8pt;height:18pt" o:ole="">
            <v:imagedata r:id="rId256" o:title=""/>
          </v:shape>
          <o:OLEObject Type="Embed" ProgID="Equation.DSMT4" ShapeID="_x0000_i1149" DrawAspect="Content" ObjectID="_1619930618" r:id="rId257"/>
        </w:object>
      </w:r>
      <w:r>
        <w:rPr>
          <w:szCs w:val="24"/>
        </w:rPr>
        <w:t>就可以保证</w:t>
      </w:r>
      <w:r w:rsidRPr="00EA6A88">
        <w:rPr>
          <w:position w:val="-14"/>
          <w:szCs w:val="24"/>
        </w:rPr>
        <w:object w:dxaOrig="260" w:dyaOrig="380" w14:anchorId="137493D5">
          <v:shape id="_x0000_i1150" type="#_x0000_t75" style="width:12.6pt;height:18pt" o:ole="">
            <v:imagedata r:id="rId254" o:title=""/>
          </v:shape>
          <o:OLEObject Type="Embed" ProgID="Equation.DSMT4" ShapeID="_x0000_i1150" DrawAspect="Content" ObjectID="_1619930619" r:id="rId258"/>
        </w:object>
      </w:r>
      <w:r w:rsidRPr="00EA6A88">
        <w:rPr>
          <w:szCs w:val="24"/>
        </w:rPr>
        <w:t>向图像中心收敛</w:t>
      </w:r>
      <w:r>
        <w:rPr>
          <w:rFonts w:hint="eastAsia"/>
          <w:szCs w:val="24"/>
        </w:rPr>
        <w:t>，</w:t>
      </w:r>
      <w:r w:rsidRPr="00EA6A88">
        <w:rPr>
          <w:position w:val="-12"/>
          <w:szCs w:val="24"/>
        </w:rPr>
        <w:object w:dxaOrig="499" w:dyaOrig="360" w14:anchorId="7A580B52">
          <v:shape id="_x0000_i1151" type="#_x0000_t75" style="width:24.6pt;height:18pt" o:ole="">
            <v:imagedata r:id="rId259" o:title=""/>
          </v:shape>
          <o:OLEObject Type="Embed" ProgID="Equation.DSMT4" ShapeID="_x0000_i1151" DrawAspect="Content" ObjectID="_1619930620" r:id="rId260"/>
        </w:object>
      </w:r>
      <w:r>
        <w:rPr>
          <w:szCs w:val="24"/>
        </w:rPr>
        <w:t>可以在实验中得到</w:t>
      </w:r>
      <w:r>
        <w:rPr>
          <w:rFonts w:hint="eastAsia"/>
          <w:szCs w:val="24"/>
        </w:rPr>
        <w:t>。</w:t>
      </w:r>
    </w:p>
    <w:p w14:paraId="0DB8AD59" w14:textId="77777777" w:rsidR="00B34357" w:rsidRDefault="00B34357" w:rsidP="00B34357">
      <w:pPr>
        <w:ind w:firstLine="420"/>
        <w:rPr>
          <w:szCs w:val="24"/>
        </w:rPr>
      </w:pPr>
      <w:r>
        <w:rPr>
          <w:rFonts w:hint="eastAsia"/>
          <w:szCs w:val="24"/>
        </w:rPr>
        <w:t>对期望速度和期望角度的控制并非直接控制，而是有中间过程的，所以对达到期望角度和速度的过程进行比例控制，即</w:t>
      </w:r>
    </w:p>
    <w:p w14:paraId="00DEDAF2" w14:textId="4E9F9F6A" w:rsidR="00B34357" w:rsidRDefault="00B34357" w:rsidP="00B34357">
      <w:pPr>
        <w:pStyle w:val="MTDisplayEquation"/>
      </w:pPr>
      <w:r>
        <w:tab/>
      </w:r>
      <w:r w:rsidRPr="00BF6764">
        <w:rPr>
          <w:position w:val="-14"/>
        </w:rPr>
        <w:object w:dxaOrig="1740" w:dyaOrig="380" w14:anchorId="1EB74ACB">
          <v:shape id="_x0000_i1152" type="#_x0000_t75" style="width:87pt;height:18pt" o:ole="">
            <v:imagedata r:id="rId261" o:title=""/>
          </v:shape>
          <o:OLEObject Type="Embed" ProgID="Equation.DSMT4" ShapeID="_x0000_i1152" DrawAspect="Content" ObjectID="_1619930621" r:id="rId26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6</w:instrText>
        </w:r>
      </w:fldSimple>
      <w:r w:rsidR="00BD18BB">
        <w:instrText>)</w:instrText>
      </w:r>
      <w:r w:rsidR="00BD18BB">
        <w:fldChar w:fldCharType="end"/>
      </w:r>
    </w:p>
    <w:p w14:paraId="00821E74" w14:textId="7336BF30" w:rsidR="00B34357" w:rsidRDefault="00B34357" w:rsidP="00B34357">
      <w:pPr>
        <w:pStyle w:val="MTDisplayEquation"/>
      </w:pPr>
      <w:r>
        <w:tab/>
      </w:r>
      <w:r w:rsidRPr="001E180B">
        <w:rPr>
          <w:position w:val="-12"/>
        </w:rPr>
        <w:object w:dxaOrig="1640" w:dyaOrig="360" w14:anchorId="78BD06EA">
          <v:shape id="_x0000_i1153" type="#_x0000_t75" style="width:81.6pt;height:18pt" o:ole="">
            <v:imagedata r:id="rId263" o:title=""/>
          </v:shape>
          <o:OLEObject Type="Embed" ProgID="Equation.DSMT4" ShapeID="_x0000_i1153" DrawAspect="Content" ObjectID="_1619930622" r:id="rId26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7</w:instrText>
        </w:r>
      </w:fldSimple>
      <w:r w:rsidR="00BD18BB">
        <w:instrText>)</w:instrText>
      </w:r>
      <w:r w:rsidR="00BD18BB">
        <w:fldChar w:fldCharType="end"/>
      </w:r>
    </w:p>
    <w:p w14:paraId="1AD705E3" w14:textId="77777777" w:rsidR="00B34357" w:rsidRDefault="00B34357" w:rsidP="00B34357">
      <w:pPr>
        <w:rPr>
          <w:szCs w:val="24"/>
        </w:rPr>
      </w:pPr>
      <w:r>
        <w:rPr>
          <w:szCs w:val="24"/>
        </w:rPr>
        <w:t>将式</w:t>
      </w:r>
      <w:r>
        <w:rPr>
          <w:rFonts w:hint="eastAsia"/>
          <w:szCs w:val="24"/>
        </w:rPr>
        <w:t>（</w:t>
      </w:r>
      <w:r>
        <w:rPr>
          <w:rFonts w:hint="eastAsia"/>
          <w:szCs w:val="24"/>
        </w:rPr>
        <w:t>4</w:t>
      </w:r>
      <w:r>
        <w:rPr>
          <w:szCs w:val="24"/>
        </w:rPr>
        <w:t>4</w:t>
      </w:r>
      <w:r>
        <w:rPr>
          <w:rFonts w:hint="eastAsia"/>
          <w:szCs w:val="24"/>
        </w:rPr>
        <w:t>）与式（</w:t>
      </w:r>
      <w:r>
        <w:rPr>
          <w:rFonts w:hint="eastAsia"/>
          <w:szCs w:val="24"/>
        </w:rPr>
        <w:t>4</w:t>
      </w:r>
      <w:r>
        <w:rPr>
          <w:szCs w:val="24"/>
        </w:rPr>
        <w:t>1</w:t>
      </w:r>
      <w:r>
        <w:rPr>
          <w:rFonts w:hint="eastAsia"/>
          <w:szCs w:val="24"/>
        </w:rPr>
        <w:t>）合并可得到</w:t>
      </w:r>
      <w:r w:rsidRPr="001E180B">
        <w:rPr>
          <w:position w:val="-12"/>
          <w:szCs w:val="24"/>
        </w:rPr>
        <w:object w:dxaOrig="300" w:dyaOrig="360" w14:anchorId="06BF2F8E">
          <v:shape id="_x0000_i1154" type="#_x0000_t75" style="width:15pt;height:18pt" o:ole="">
            <v:imagedata r:id="rId265" o:title=""/>
          </v:shape>
          <o:OLEObject Type="Embed" ProgID="Equation.DSMT4" ShapeID="_x0000_i1154" DrawAspect="Content" ObjectID="_1619930623" r:id="rId266"/>
        </w:object>
      </w:r>
      <w:r>
        <w:rPr>
          <w:szCs w:val="24"/>
        </w:rPr>
        <w:t>的表达式</w:t>
      </w:r>
    </w:p>
    <w:p w14:paraId="460987DA" w14:textId="6BA481CF" w:rsidR="00B34357" w:rsidRDefault="00B34357" w:rsidP="00B34357">
      <w:pPr>
        <w:pStyle w:val="MTDisplayEquation"/>
      </w:pPr>
      <w:r>
        <w:tab/>
      </w:r>
      <w:r w:rsidRPr="001E180B">
        <w:rPr>
          <w:position w:val="-14"/>
        </w:rPr>
        <w:object w:dxaOrig="2260" w:dyaOrig="380" w14:anchorId="6F900777">
          <v:shape id="_x0000_i1155" type="#_x0000_t75" style="width:112.8pt;height:18pt" o:ole="">
            <v:imagedata r:id="rId267" o:title=""/>
          </v:shape>
          <o:OLEObject Type="Embed" ProgID="Equation.DSMT4" ShapeID="_x0000_i1155" DrawAspect="Content" ObjectID="_1619930624" r:id="rId26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8</w:instrText>
        </w:r>
      </w:fldSimple>
      <w:r w:rsidR="00BD18BB">
        <w:instrText>)</w:instrText>
      </w:r>
      <w:r w:rsidR="00BD18BB">
        <w:fldChar w:fldCharType="end"/>
      </w:r>
    </w:p>
    <w:p w14:paraId="76AD9218" w14:textId="77777777" w:rsidR="00B34357" w:rsidRDefault="00B34357" w:rsidP="00B34357">
      <w:r>
        <w:rPr>
          <w:szCs w:val="24"/>
        </w:rPr>
        <w:t>由式</w:t>
      </w:r>
      <w:r>
        <w:rPr>
          <w:rFonts w:hint="eastAsia"/>
          <w:szCs w:val="24"/>
        </w:rPr>
        <w:t>（</w:t>
      </w:r>
      <w:r>
        <w:rPr>
          <w:rFonts w:hint="eastAsia"/>
          <w:szCs w:val="24"/>
        </w:rPr>
        <w:t>9</w:t>
      </w:r>
      <w:r>
        <w:rPr>
          <w:rFonts w:hint="eastAsia"/>
          <w:szCs w:val="24"/>
        </w:rPr>
        <w:t>）得到的高度通道模型与式（</w:t>
      </w:r>
      <w:r>
        <w:rPr>
          <w:rFonts w:hint="eastAsia"/>
          <w:szCs w:val="24"/>
        </w:rPr>
        <w:t>4</w:t>
      </w:r>
      <w:r>
        <w:rPr>
          <w:szCs w:val="24"/>
        </w:rPr>
        <w:t>3</w:t>
      </w:r>
      <w:r>
        <w:rPr>
          <w:rFonts w:hint="eastAsia"/>
          <w:szCs w:val="24"/>
        </w:rPr>
        <w:t>）联立可以得到</w:t>
      </w:r>
      <w:r w:rsidRPr="001E180B">
        <w:rPr>
          <w:position w:val="-10"/>
        </w:rPr>
        <w:object w:dxaOrig="240" w:dyaOrig="320" w14:anchorId="037B58DE">
          <v:shape id="_x0000_i1156" type="#_x0000_t75" style="width:12pt;height:15.6pt" o:ole="">
            <v:imagedata r:id="rId269" o:title=""/>
          </v:shape>
          <o:OLEObject Type="Embed" ProgID="Equation.DSMT4" ShapeID="_x0000_i1156" DrawAspect="Content" ObjectID="_1619930625" r:id="rId270"/>
        </w:object>
      </w:r>
      <w:r>
        <w:t>的表达式</w:t>
      </w:r>
      <w:r>
        <w:rPr>
          <w:rFonts w:hint="eastAsia"/>
        </w:rPr>
        <w:t>：</w:t>
      </w:r>
    </w:p>
    <w:p w14:paraId="7BCA876B" w14:textId="7593DF8C" w:rsidR="00B34357" w:rsidRDefault="00B34357" w:rsidP="00B34357">
      <w:pPr>
        <w:pStyle w:val="MTDisplayEquation"/>
      </w:pPr>
      <w:r>
        <w:tab/>
      </w:r>
      <w:r w:rsidRPr="001E180B">
        <w:rPr>
          <w:position w:val="-24"/>
        </w:rPr>
        <w:object w:dxaOrig="2720" w:dyaOrig="620" w14:anchorId="2E0D0136">
          <v:shape id="_x0000_i1157" type="#_x0000_t75" style="width:135.6pt;height:31.2pt" o:ole="">
            <v:imagedata r:id="rId271" o:title=""/>
          </v:shape>
          <o:OLEObject Type="Embed" ProgID="Equation.DSMT4" ShapeID="_x0000_i1157" DrawAspect="Content" ObjectID="_1619930626" r:id="rId27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9</w:instrText>
        </w:r>
      </w:fldSimple>
      <w:r w:rsidR="00BD18BB">
        <w:instrText>)</w:instrText>
      </w:r>
      <w:r w:rsidR="00BD18BB">
        <w:fldChar w:fldCharType="end"/>
      </w:r>
    </w:p>
    <w:p w14:paraId="2E8AAFAB" w14:textId="033A8440" w:rsidR="00B34357" w:rsidRPr="00E91BE1" w:rsidRDefault="00B34357" w:rsidP="00E91BE1">
      <w:r>
        <w:rPr>
          <w:szCs w:val="24"/>
        </w:rPr>
        <w:t>将式</w:t>
      </w:r>
      <w:r>
        <w:rPr>
          <w:rFonts w:hint="eastAsia"/>
          <w:szCs w:val="24"/>
        </w:rPr>
        <w:t>（</w:t>
      </w:r>
      <w:r>
        <w:rPr>
          <w:rFonts w:hint="eastAsia"/>
          <w:szCs w:val="24"/>
        </w:rPr>
        <w:t>4</w:t>
      </w:r>
      <w:r>
        <w:rPr>
          <w:szCs w:val="24"/>
        </w:rPr>
        <w:t>5</w:t>
      </w:r>
      <w:r>
        <w:rPr>
          <w:rFonts w:hint="eastAsia"/>
          <w:szCs w:val="24"/>
        </w:rPr>
        <w:t>）（</w:t>
      </w:r>
      <w:r>
        <w:rPr>
          <w:rFonts w:hint="eastAsia"/>
          <w:szCs w:val="24"/>
        </w:rPr>
        <w:t>4</w:t>
      </w:r>
      <w:r>
        <w:rPr>
          <w:szCs w:val="24"/>
        </w:rPr>
        <w:t>6</w:t>
      </w:r>
      <w:r>
        <w:rPr>
          <w:rFonts w:hint="eastAsia"/>
          <w:szCs w:val="24"/>
        </w:rPr>
        <w:t>）作为控制向量</w:t>
      </w:r>
      <w:r w:rsidRPr="00531937">
        <w:rPr>
          <w:position w:val="-14"/>
        </w:rPr>
        <w:object w:dxaOrig="740" w:dyaOrig="400" w14:anchorId="43F42FD0">
          <v:shape id="_x0000_i1158" type="#_x0000_t75" style="width:36.6pt;height:20.4pt" o:ole="">
            <v:imagedata r:id="rId242" o:title=""/>
          </v:shape>
          <o:OLEObject Type="Embed" ProgID="Equation.DSMT4" ShapeID="_x0000_i1158" DrawAspect="Content" ObjectID="_1619930627" r:id="rId273"/>
        </w:object>
      </w:r>
      <w:r>
        <w:t>的输入表达式输入</w:t>
      </w:r>
      <w:r w:rsidR="0037585D">
        <w:t>多旋翼</w:t>
      </w:r>
      <w:r>
        <w:t>飞行器模型</w:t>
      </w:r>
      <w:r>
        <w:rPr>
          <w:rFonts w:hint="eastAsia"/>
        </w:rPr>
        <w:t>，</w:t>
      </w:r>
      <w:r>
        <w:t>即</w:t>
      </w:r>
      <w:r>
        <w:rPr>
          <w:rFonts w:hint="eastAsia"/>
        </w:rPr>
        <w:t>在</w:t>
      </w:r>
      <w:r w:rsidR="007F685D">
        <w:rPr>
          <w:rFonts w:hint="eastAsia"/>
        </w:rPr>
        <w:t>竖直平面</w:t>
      </w:r>
      <w:r>
        <w:rPr>
          <w:rFonts w:hint="eastAsia"/>
        </w:rPr>
        <w:t>上实现</w:t>
      </w:r>
      <w:r>
        <w:t>基于视觉伺服的</w:t>
      </w:r>
      <w:r w:rsidR="0037585D">
        <w:t>多旋翼</w:t>
      </w:r>
      <w:r>
        <w:t>追踪打击控制</w:t>
      </w:r>
      <w:r>
        <w:rPr>
          <w:rFonts w:hint="eastAsia"/>
        </w:rPr>
        <w:t>。</w:t>
      </w:r>
    </w:p>
    <w:p w14:paraId="1981EED7" w14:textId="346F3AF1" w:rsidR="00B34357" w:rsidRDefault="00BD7908" w:rsidP="007C7586">
      <w:pPr>
        <w:pStyle w:val="2"/>
      </w:pPr>
      <w:bookmarkStart w:id="79" w:name="_Toc8029071"/>
      <w:bookmarkStart w:id="80" w:name="_Toc9265377"/>
      <w:r>
        <w:t>4</w:t>
      </w:r>
      <w:r w:rsidR="00852365" w:rsidRPr="00852365">
        <w:t>.2</w:t>
      </w:r>
      <w:r>
        <w:rPr>
          <w:rFonts w:hint="eastAsia"/>
        </w:rPr>
        <w:t>横侧向通道控制器</w:t>
      </w:r>
      <w:r w:rsidR="00B34357" w:rsidRPr="00396028">
        <w:rPr>
          <w:rFonts w:hint="eastAsia"/>
        </w:rPr>
        <w:t>设计</w:t>
      </w:r>
      <w:bookmarkEnd w:id="79"/>
      <w:bookmarkEnd w:id="80"/>
    </w:p>
    <w:p w14:paraId="28B47F08" w14:textId="207ACF1A" w:rsidR="00B34357" w:rsidRDefault="00B34357" w:rsidP="00B34357">
      <w:r>
        <w:rPr>
          <w:b/>
          <w:szCs w:val="24"/>
        </w:rPr>
        <w:tab/>
      </w:r>
      <w:r w:rsidRPr="00396028">
        <w:rPr>
          <w:rFonts w:hint="eastAsia"/>
          <w:szCs w:val="24"/>
        </w:rPr>
        <w:t>同样</w:t>
      </w:r>
      <w:r>
        <w:t>本实验</w:t>
      </w:r>
      <w:r w:rsidR="00FC6E5D">
        <w:rPr>
          <w:rFonts w:hint="eastAsia"/>
        </w:rPr>
        <w:t>在水平面上</w:t>
      </w:r>
      <w:r>
        <w:t>要求</w:t>
      </w:r>
      <w:r w:rsidR="0037585D">
        <w:t>多旋翼</w:t>
      </w:r>
      <w:r>
        <w:t>飞行器可以在高速度</w:t>
      </w:r>
      <w:r>
        <w:rPr>
          <w:rFonts w:hint="eastAsia"/>
        </w:rPr>
        <w:t>、</w:t>
      </w:r>
      <w:r>
        <w:t>高机动情况下受控制</w:t>
      </w:r>
      <w:r>
        <w:rPr>
          <w:rFonts w:hint="eastAsia"/>
        </w:rPr>
        <w:t>，</w:t>
      </w:r>
      <w:r>
        <w:t>所以挑选</w:t>
      </w:r>
      <w:r w:rsidR="007F685D">
        <w:rPr>
          <w:rFonts w:hint="eastAsia"/>
        </w:rPr>
        <w:t>角速度</w:t>
      </w:r>
      <w:r w:rsidR="007F685D" w:rsidRPr="00396028">
        <w:rPr>
          <w:position w:val="-16"/>
        </w:rPr>
        <w:object w:dxaOrig="880" w:dyaOrig="440" w14:anchorId="09DB0513">
          <v:shape id="_x0000_i1159" type="#_x0000_t75" style="width:44.4pt;height:21.6pt" o:ole="">
            <v:imagedata r:id="rId274" o:title=""/>
          </v:shape>
          <o:OLEObject Type="Embed" ProgID="Equation.DSMT4" ShapeID="_x0000_i1159" DrawAspect="Content" ObjectID="_1619930628" r:id="rId275"/>
        </w:object>
      </w:r>
      <w:r>
        <w:t>为控制向量</w:t>
      </w:r>
      <w:r>
        <w:rPr>
          <w:rFonts w:hint="eastAsia"/>
        </w:rPr>
        <w:t>，</w:t>
      </w:r>
      <w:r>
        <w:t>即力矩</w:t>
      </w:r>
      <w:r>
        <w:rPr>
          <w:rFonts w:hint="eastAsia"/>
        </w:rPr>
        <w:t>，</w:t>
      </w:r>
      <w:r>
        <w:t>因为是控制中的底层环</w:t>
      </w:r>
      <w:r>
        <w:rPr>
          <w:rFonts w:hint="eastAsia"/>
        </w:rPr>
        <w:t>，</w:t>
      </w:r>
      <w:r>
        <w:t>可以直接控制</w:t>
      </w:r>
      <w:r>
        <w:rPr>
          <w:rFonts w:hint="eastAsia"/>
        </w:rPr>
        <w:t>，</w:t>
      </w:r>
      <w:r>
        <w:t>速度快并且没有中间过程</w:t>
      </w:r>
      <w:r>
        <w:rPr>
          <w:rFonts w:hint="eastAsia"/>
        </w:rPr>
        <w:t>，符合实验要求。</w:t>
      </w:r>
    </w:p>
    <w:p w14:paraId="2F7A0FFA" w14:textId="77777777" w:rsidR="00B34357" w:rsidRDefault="00B34357" w:rsidP="00B34357">
      <w:r>
        <w:tab/>
      </w:r>
      <w:bookmarkStart w:id="81" w:name="_Hlk7450168"/>
      <w:r>
        <w:t>在</w:t>
      </w:r>
      <w:r>
        <w:rPr>
          <w:rFonts w:hint="eastAsia"/>
        </w:rPr>
        <w:t>水</w:t>
      </w:r>
      <w:r>
        <w:t>平面上</w:t>
      </w:r>
      <w:r>
        <w:rPr>
          <w:rFonts w:hint="eastAsia"/>
        </w:rPr>
        <w:t>，将图像坐标系中</w:t>
      </w:r>
      <w:r w:rsidRPr="00C110B3">
        <w:rPr>
          <w:position w:val="-12"/>
        </w:rPr>
        <w:object w:dxaOrig="660" w:dyaOrig="360" w14:anchorId="325E5A75">
          <v:shape id="_x0000_i1160" type="#_x0000_t75" style="width:32.4pt;height:18pt" o:ole="">
            <v:imagedata r:id="rId276" o:title=""/>
          </v:shape>
          <o:OLEObject Type="Embed" ProgID="Equation.DSMT4" ShapeID="_x0000_i1160" DrawAspect="Content" ObjectID="_1619930629" r:id="rId277"/>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396028">
        <w:rPr>
          <w:position w:val="-12"/>
        </w:rPr>
        <w:object w:dxaOrig="1040" w:dyaOrig="360" w14:anchorId="68C108F4">
          <v:shape id="_x0000_i1161" type="#_x0000_t75" style="width:51.6pt;height:18pt" o:ole="">
            <v:imagedata r:id="rId278" o:title=""/>
          </v:shape>
          <o:OLEObject Type="Embed" ProgID="Equation.DSMT4" ShapeID="_x0000_i1161" DrawAspect="Content" ObjectID="_1619930630" r:id="rId279"/>
        </w:object>
      </w:r>
      <w:r>
        <w:rPr>
          <w:rFonts w:hint="eastAsia"/>
        </w:rPr>
        <w:t>，</w:t>
      </w:r>
      <w:r>
        <w:t>由视觉伺服模型可知</w:t>
      </w:r>
    </w:p>
    <w:p w14:paraId="78C3BAE4" w14:textId="1EA01B6D" w:rsidR="00B34357" w:rsidRPr="00E110D2" w:rsidRDefault="00B34357" w:rsidP="00B34357">
      <w:pPr>
        <w:pStyle w:val="MTDisplayEquation"/>
      </w:pPr>
      <w:r>
        <w:tab/>
      </w:r>
      <w:r w:rsidRPr="00396028">
        <w:rPr>
          <w:position w:val="-12"/>
        </w:rPr>
        <w:object w:dxaOrig="960" w:dyaOrig="360" w14:anchorId="5081594C">
          <v:shape id="_x0000_i1162" type="#_x0000_t75" style="width:47.4pt;height:18pt" o:ole="">
            <v:imagedata r:id="rId280" o:title=""/>
          </v:shape>
          <o:OLEObject Type="Embed" ProgID="Equation.DSMT4" ShapeID="_x0000_i1162" DrawAspect="Content" ObjectID="_1619930631" r:id="rId28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10</w:instrText>
        </w:r>
      </w:fldSimple>
      <w:r w:rsidR="00BD18BB">
        <w:instrText>)</w:instrText>
      </w:r>
      <w:r w:rsidR="00BD18BB">
        <w:fldChar w:fldCharType="end"/>
      </w:r>
    </w:p>
    <w:p w14:paraId="07E5AB34" w14:textId="77777777" w:rsidR="00B34357" w:rsidRPr="00396028" w:rsidRDefault="00B34357" w:rsidP="00B34357">
      <w:r>
        <w:rPr>
          <w:rFonts w:hint="eastAsia"/>
        </w:rPr>
        <w:t>由式（</w:t>
      </w:r>
      <w:r>
        <w:t>27</w:t>
      </w:r>
      <w:r>
        <w:rPr>
          <w:rFonts w:hint="eastAsia"/>
        </w:rPr>
        <w:t>）可以得知水平分解后展开式</w:t>
      </w:r>
    </w:p>
    <w:p w14:paraId="10E58C70" w14:textId="2A932919" w:rsidR="00B34357" w:rsidRDefault="00B34357" w:rsidP="00B34357">
      <w:pPr>
        <w:pStyle w:val="MTDisplayEquation"/>
      </w:pPr>
      <w:r>
        <w:lastRenderedPageBreak/>
        <w:tab/>
      </w:r>
      <w:r w:rsidRPr="00396028">
        <w:rPr>
          <w:position w:val="-24"/>
        </w:rPr>
        <w:object w:dxaOrig="2720" w:dyaOrig="620" w14:anchorId="0D4B9E97">
          <v:shape id="_x0000_i1163" type="#_x0000_t75" style="width:135.6pt;height:31.2pt" o:ole="">
            <v:imagedata r:id="rId282" o:title=""/>
          </v:shape>
          <o:OLEObject Type="Embed" ProgID="Equation.DSMT4" ShapeID="_x0000_i1163" DrawAspect="Content" ObjectID="_1619930632" r:id="rId28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11</w:instrText>
        </w:r>
      </w:fldSimple>
      <w:r w:rsidR="00BD18BB">
        <w:instrText>)</w:instrText>
      </w:r>
      <w:r w:rsidR="00BD18BB">
        <w:fldChar w:fldCharType="end"/>
      </w:r>
    </w:p>
    <w:p w14:paraId="51494E0C" w14:textId="1A7F855F" w:rsidR="00B34357" w:rsidRDefault="00B34357" w:rsidP="00B34357">
      <w:r>
        <w:t>在</w:t>
      </w:r>
      <w:r w:rsidR="00426751">
        <w:rPr>
          <w:rFonts w:hint="eastAsia"/>
        </w:rPr>
        <w:t>实验</w:t>
      </w:r>
      <w:r>
        <w:t>中</w:t>
      </w:r>
      <w:r>
        <w:rPr>
          <w:rFonts w:hint="eastAsia"/>
        </w:rPr>
        <w:t>，</w:t>
      </w:r>
      <w:r w:rsidR="00426751" w:rsidRPr="00CC18BD">
        <w:rPr>
          <w:position w:val="-12"/>
        </w:rPr>
        <w:object w:dxaOrig="480" w:dyaOrig="360" w14:anchorId="290FC280">
          <v:shape id="_x0000_i1164" type="#_x0000_t75" style="width:24.6pt;height:18pt" o:ole="">
            <v:imagedata r:id="rId284" o:title=""/>
          </v:shape>
          <o:OLEObject Type="Embed" ProgID="Equation.DSMT4" ShapeID="_x0000_i1164" DrawAspect="Content" ObjectID="_1619930633" r:id="rId285"/>
        </w:object>
      </w:r>
      <w:r>
        <w:t>是可测量值</w:t>
      </w:r>
      <w:r>
        <w:rPr>
          <w:rFonts w:hint="eastAsia"/>
        </w:rPr>
        <w:t>，</w:t>
      </w:r>
      <w:r>
        <w:t>我们需要用可测量值</w:t>
      </w:r>
      <w:r>
        <w:rPr>
          <w:rFonts w:hint="eastAsia"/>
        </w:rPr>
        <w:t>、</w:t>
      </w:r>
      <w:r>
        <w:t>计算值</w:t>
      </w:r>
      <w:r>
        <w:rPr>
          <w:rFonts w:hint="eastAsia"/>
        </w:rPr>
        <w:t>和一些已知量</w:t>
      </w:r>
      <w:r>
        <w:t>来表示控制向量</w:t>
      </w:r>
      <w:r w:rsidR="00426751" w:rsidRPr="00E56C2C">
        <w:rPr>
          <w:position w:val="-16"/>
        </w:rPr>
        <w:object w:dxaOrig="880" w:dyaOrig="440" w14:anchorId="5224B0B2">
          <v:shape id="_x0000_i1165" type="#_x0000_t75" style="width:44.4pt;height:21.6pt" o:ole="">
            <v:imagedata r:id="rId286" o:title=""/>
          </v:shape>
          <o:OLEObject Type="Embed" ProgID="Equation.DSMT4" ShapeID="_x0000_i1165" DrawAspect="Content" ObjectID="_1619930634" r:id="rId287"/>
        </w:object>
      </w:r>
      <w:r>
        <w:rPr>
          <w:rFonts w:hint="eastAsia"/>
        </w:rPr>
        <w:t>，</w:t>
      </w:r>
      <w:r>
        <w:t>从而完成控制闭环</w:t>
      </w:r>
      <w:r>
        <w:rPr>
          <w:rFonts w:hint="eastAsia"/>
        </w:rPr>
        <w:t>。</w:t>
      </w:r>
    </w:p>
    <w:p w14:paraId="6939593B" w14:textId="6A5590C3" w:rsidR="00426751" w:rsidRPr="0027781A" w:rsidRDefault="00B34357" w:rsidP="00426751">
      <w:pPr>
        <w:rPr>
          <w:szCs w:val="24"/>
        </w:rPr>
      </w:pPr>
      <w:r>
        <w:tab/>
      </w:r>
      <w:bookmarkEnd w:id="81"/>
      <w:r w:rsidR="00426751">
        <w:rPr>
          <w:rFonts w:hint="eastAsia"/>
        </w:rPr>
        <w:t>首先考虑水平方向的收敛性。因为希望能将滚转角</w:t>
      </w:r>
      <w:r w:rsidR="00426751" w:rsidRPr="00426751">
        <w:rPr>
          <w:position w:val="-10"/>
        </w:rPr>
        <w:object w:dxaOrig="200" w:dyaOrig="320" w14:anchorId="77A1775E">
          <v:shape id="_x0000_i1166" type="#_x0000_t75" style="width:9.6pt;height:15.6pt" o:ole="">
            <v:imagedata r:id="rId288" o:title=""/>
          </v:shape>
          <o:OLEObject Type="Embed" ProgID="Equation.DSMT4" ShapeID="_x0000_i1166" DrawAspect="Content" ObjectID="_1619930635" r:id="rId289"/>
        </w:object>
      </w:r>
      <w:r w:rsidR="00426751">
        <w:rPr>
          <w:rFonts w:hint="eastAsia"/>
        </w:rPr>
        <w:t>作为以后避障实验中用到的控制量，所以在本次基于视觉伺服的导航实验中希望滚转角</w:t>
      </w:r>
      <w:r w:rsidR="00426751" w:rsidRPr="00426751">
        <w:rPr>
          <w:position w:val="-10"/>
        </w:rPr>
        <w:object w:dxaOrig="200" w:dyaOrig="320" w14:anchorId="26975823">
          <v:shape id="_x0000_i1167" type="#_x0000_t75" style="width:9.6pt;height:15.6pt" o:ole="">
            <v:imagedata r:id="rId290" o:title=""/>
          </v:shape>
          <o:OLEObject Type="Embed" ProgID="Equation.DSMT4" ShapeID="_x0000_i1167" DrawAspect="Content" ObjectID="_1619930636" r:id="rId291"/>
        </w:object>
      </w:r>
      <w:r w:rsidR="00426751">
        <w:rPr>
          <w:rFonts w:hint="eastAsia"/>
        </w:rPr>
        <w:t>动态为零。</w:t>
      </w:r>
      <w:r w:rsidR="00426751" w:rsidRPr="0027781A">
        <w:rPr>
          <w:rFonts w:hint="eastAsia"/>
          <w:szCs w:val="24"/>
        </w:rPr>
        <w:t>在横向上对</w:t>
      </w:r>
      <w:r w:rsidR="0037585D">
        <w:rPr>
          <w:rFonts w:hint="eastAsia"/>
          <w:szCs w:val="24"/>
        </w:rPr>
        <w:t>多旋翼</w:t>
      </w:r>
      <w:r w:rsidR="00426751" w:rsidRPr="0027781A">
        <w:rPr>
          <w:rFonts w:hint="eastAsia"/>
          <w:szCs w:val="24"/>
        </w:rPr>
        <w:t>进行受力分解，可以得到</w:t>
      </w:r>
    </w:p>
    <w:p w14:paraId="58210DEA" w14:textId="66C34F50" w:rsidR="00426751" w:rsidRPr="0027781A" w:rsidRDefault="00426751" w:rsidP="00426751">
      <w:pPr>
        <w:pStyle w:val="MTDisplayEquation"/>
      </w:pPr>
      <w:r w:rsidRPr="0027781A">
        <w:tab/>
      </w:r>
      <w:r w:rsidRPr="0027781A">
        <w:rPr>
          <w:position w:val="-24"/>
        </w:rPr>
        <w:object w:dxaOrig="1140" w:dyaOrig="620" w14:anchorId="11377EB6">
          <v:shape id="_x0000_i1168" type="#_x0000_t75" style="width:57pt;height:31.2pt" o:ole="">
            <v:imagedata r:id="rId292" o:title=""/>
          </v:shape>
          <o:OLEObject Type="Embed" ProgID="Equation.DSMT4" ShapeID="_x0000_i1168" DrawAspect="Content" ObjectID="_1619930637" r:id="rId293"/>
        </w:object>
      </w:r>
      <w:r w:rsidRPr="0027781A">
        <w:t xml:space="preserve"> </w:t>
      </w:r>
      <w:r w:rsidRPr="0027781A">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12</w:instrText>
        </w:r>
      </w:fldSimple>
      <w:r w:rsidR="00BD18BB">
        <w:instrText>)</w:instrText>
      </w:r>
      <w:r w:rsidR="00BD18BB">
        <w:fldChar w:fldCharType="end"/>
      </w:r>
    </w:p>
    <w:p w14:paraId="63281BB7" w14:textId="41DFB3F3" w:rsidR="00B34357" w:rsidRDefault="00426751" w:rsidP="00426751">
      <w:r w:rsidRPr="0027781A">
        <w:rPr>
          <w:rFonts w:hint="eastAsia"/>
          <w:szCs w:val="24"/>
        </w:rPr>
        <w:t>之前假设多旋翼飞行特点是滚转角和俯仰角很小（小于</w:t>
      </w:r>
      <w:r w:rsidRPr="0027781A">
        <w:rPr>
          <w:rFonts w:hint="eastAsia"/>
          <w:szCs w:val="24"/>
        </w:rPr>
        <w:t>1</w:t>
      </w:r>
      <w:r w:rsidRPr="0027781A">
        <w:rPr>
          <w:szCs w:val="24"/>
        </w:rPr>
        <w:t>0</w:t>
      </w:r>
      <w:r w:rsidRPr="0027781A">
        <w:rPr>
          <w:rFonts w:hint="eastAsia"/>
          <w:szCs w:val="24"/>
        </w:rPr>
        <w:t>度），总拉力约等于多旋翼的重力，所以可以进一步简化得到</w:t>
      </w:r>
      <w:r w:rsidRPr="0027781A">
        <w:rPr>
          <w:position w:val="-12"/>
        </w:rPr>
        <w:object w:dxaOrig="780" w:dyaOrig="360" w14:anchorId="1904D3AD">
          <v:shape id="_x0000_i1169" type="#_x0000_t75" style="width:39.6pt;height:18pt" o:ole="">
            <v:imagedata r:id="rId294" o:title=""/>
          </v:shape>
          <o:OLEObject Type="Embed" ProgID="Equation.DSMT4" ShapeID="_x0000_i1169" DrawAspect="Content" ObjectID="_1619930638" r:id="rId295"/>
        </w:object>
      </w:r>
      <w:r>
        <w:rPr>
          <w:rFonts w:hint="eastAsia"/>
        </w:rPr>
        <w:t>，</w:t>
      </w:r>
      <w:proofErr w:type="gramStart"/>
      <w:r>
        <w:rPr>
          <w:rFonts w:hint="eastAsia"/>
        </w:rPr>
        <w:t>当滚转角</w:t>
      </w:r>
      <w:proofErr w:type="gramEnd"/>
      <w:r w:rsidRPr="00426751">
        <w:rPr>
          <w:position w:val="-10"/>
        </w:rPr>
        <w:object w:dxaOrig="200" w:dyaOrig="320" w14:anchorId="4F4B73C6">
          <v:shape id="_x0000_i1170" type="#_x0000_t75" style="width:9.6pt;height:15.6pt" o:ole="">
            <v:imagedata r:id="rId296" o:title=""/>
          </v:shape>
          <o:OLEObject Type="Embed" ProgID="Equation.DSMT4" ShapeID="_x0000_i1170" DrawAspect="Content" ObjectID="_1619930639" r:id="rId297"/>
        </w:object>
      </w:r>
      <w:r>
        <w:rPr>
          <w:rFonts w:hint="eastAsia"/>
        </w:rPr>
        <w:t>动态为零时，</w:t>
      </w:r>
      <w:r w:rsidRPr="00426751">
        <w:rPr>
          <w:position w:val="-12"/>
        </w:rPr>
        <w:object w:dxaOrig="260" w:dyaOrig="360" w14:anchorId="02912978">
          <v:shape id="_x0000_i1171" type="#_x0000_t75" style="width:12.6pt;height:18pt" o:ole="">
            <v:imagedata r:id="rId298" o:title=""/>
          </v:shape>
          <o:OLEObject Type="Embed" ProgID="Equation.DSMT4" ShapeID="_x0000_i1171" DrawAspect="Content" ObjectID="_1619930640" r:id="rId299"/>
        </w:object>
      </w:r>
      <w:r>
        <w:rPr>
          <w:rFonts w:hint="eastAsia"/>
        </w:rPr>
        <w:t>动态为零，所以</w:t>
      </w:r>
      <w:r w:rsidRPr="00426751">
        <w:rPr>
          <w:position w:val="-12"/>
        </w:rPr>
        <w:object w:dxaOrig="260" w:dyaOrig="360" w14:anchorId="192C1AEB">
          <v:shape id="_x0000_i1172" type="#_x0000_t75" style="width:12.6pt;height:18pt" o:ole="">
            <v:imagedata r:id="rId300" o:title=""/>
          </v:shape>
          <o:OLEObject Type="Embed" ProgID="Equation.DSMT4" ShapeID="_x0000_i1172" DrawAspect="Content" ObjectID="_1619930641" r:id="rId301"/>
        </w:object>
      </w:r>
      <w:r>
        <w:rPr>
          <w:rFonts w:hint="eastAsia"/>
        </w:rPr>
        <w:t>很小可以忽略。</w:t>
      </w:r>
    </w:p>
    <w:p w14:paraId="3E074EA3" w14:textId="7D38A813" w:rsidR="00C5623E" w:rsidRDefault="00C5623E" w:rsidP="00426751">
      <w:r>
        <w:tab/>
      </w:r>
      <w:r>
        <w:rPr>
          <w:rFonts w:hint="eastAsia"/>
        </w:rPr>
        <w:t>对于偏航角进行比例控制，即</w:t>
      </w:r>
    </w:p>
    <w:p w14:paraId="4DBD4A33" w14:textId="54FF1A38" w:rsidR="00C5623E" w:rsidRDefault="00C5623E" w:rsidP="00C5623E">
      <w:pPr>
        <w:pStyle w:val="MTDisplayEquation"/>
      </w:pPr>
      <w:r>
        <w:tab/>
      </w:r>
      <w:r w:rsidRPr="00C5623E">
        <w:rPr>
          <w:position w:val="-14"/>
        </w:rPr>
        <w:object w:dxaOrig="920" w:dyaOrig="380" w14:anchorId="7CA419E6">
          <v:shape id="_x0000_i1173" type="#_x0000_t75" style="width:46.8pt;height:18pt" o:ole="">
            <v:imagedata r:id="rId302" o:title=""/>
          </v:shape>
          <o:OLEObject Type="Embed" ProgID="Equation.DSMT4" ShapeID="_x0000_i1173" DrawAspect="Content" ObjectID="_1619930642" r:id="rId30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13</w:instrText>
        </w:r>
      </w:fldSimple>
      <w:r w:rsidR="00BD18BB">
        <w:instrText>)</w:instrText>
      </w:r>
      <w:r w:rsidR="00BD18BB">
        <w:fldChar w:fldCharType="end"/>
      </w:r>
    </w:p>
    <w:p w14:paraId="49547490" w14:textId="4702E7CB" w:rsidR="00C5623E" w:rsidRDefault="00C5623E" w:rsidP="00C5623E">
      <w:r>
        <w:tab/>
      </w:r>
      <w:r>
        <w:rPr>
          <w:rFonts w:hint="eastAsia"/>
        </w:rPr>
        <w:t>所以水平分解后的视觉伺服公式可以化简成</w:t>
      </w:r>
    </w:p>
    <w:p w14:paraId="55831E74" w14:textId="14B6DB14" w:rsidR="00C5623E" w:rsidRDefault="00C5623E" w:rsidP="00C5623E">
      <w:pPr>
        <w:pStyle w:val="MTDisplayEquation"/>
      </w:pPr>
      <w:r>
        <w:tab/>
      </w:r>
      <w:r w:rsidRPr="00C5623E">
        <w:rPr>
          <w:position w:val="-24"/>
        </w:rPr>
        <w:object w:dxaOrig="2520" w:dyaOrig="620" w14:anchorId="77A6556E">
          <v:shape id="_x0000_i1174" type="#_x0000_t75" style="width:126.6pt;height:31.2pt" o:ole="">
            <v:imagedata r:id="rId304" o:title=""/>
          </v:shape>
          <o:OLEObject Type="Embed" ProgID="Equation.DSMT4" ShapeID="_x0000_i1174" DrawAspect="Content" ObjectID="_1619930643" r:id="rId30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14</w:instrText>
        </w:r>
      </w:fldSimple>
      <w:r w:rsidR="00BD18BB">
        <w:instrText>)</w:instrText>
      </w:r>
      <w:r w:rsidR="00BD18BB">
        <w:fldChar w:fldCharType="end"/>
      </w:r>
    </w:p>
    <w:p w14:paraId="5CEE056A" w14:textId="42DD5528" w:rsidR="00C5623E" w:rsidRDefault="00C5623E" w:rsidP="00C5623E">
      <w:pPr>
        <w:rPr>
          <w:szCs w:val="24"/>
        </w:rPr>
      </w:pPr>
      <w:r w:rsidRPr="0027781A">
        <w:rPr>
          <w:rFonts w:hint="eastAsia"/>
          <w:szCs w:val="24"/>
        </w:rPr>
        <w:t>即</w:t>
      </w:r>
      <w:r w:rsidRPr="0027781A">
        <w:rPr>
          <w:position w:val="-12"/>
          <w:szCs w:val="24"/>
        </w:rPr>
        <w:object w:dxaOrig="960" w:dyaOrig="360" w14:anchorId="3E472866">
          <v:shape id="_x0000_i1175" type="#_x0000_t75" style="width:47.4pt;height:18pt" o:ole="">
            <v:imagedata r:id="rId306" o:title=""/>
          </v:shape>
          <o:OLEObject Type="Embed" ProgID="Equation.DSMT4" ShapeID="_x0000_i1175" DrawAspect="Content" ObjectID="_1619930644" r:id="rId307"/>
        </w:object>
      </w:r>
      <w:r w:rsidRPr="0027781A">
        <w:rPr>
          <w:szCs w:val="24"/>
        </w:rPr>
        <w:t>形式</w:t>
      </w:r>
      <w:r w:rsidRPr="0027781A">
        <w:rPr>
          <w:rFonts w:hint="eastAsia"/>
          <w:szCs w:val="24"/>
        </w:rPr>
        <w:t>，</w:t>
      </w:r>
      <w:r w:rsidRPr="0027781A">
        <w:rPr>
          <w:szCs w:val="24"/>
        </w:rPr>
        <w:t>只需保证</w:t>
      </w:r>
      <w:r w:rsidRPr="0027781A">
        <w:rPr>
          <w:position w:val="-24"/>
          <w:szCs w:val="24"/>
        </w:rPr>
        <w:object w:dxaOrig="2320" w:dyaOrig="620" w14:anchorId="4AE5AD37">
          <v:shape id="_x0000_i1176" type="#_x0000_t75" style="width:116.4pt;height:31.2pt" o:ole="">
            <v:imagedata r:id="rId308" o:title=""/>
          </v:shape>
          <o:OLEObject Type="Embed" ProgID="Equation.DSMT4" ShapeID="_x0000_i1176" DrawAspect="Content" ObjectID="_1619930645" r:id="rId309"/>
        </w:object>
      </w:r>
      <w:r w:rsidRPr="0027781A">
        <w:rPr>
          <w:szCs w:val="24"/>
        </w:rPr>
        <w:t xml:space="preserve"> </w:t>
      </w:r>
      <w:r w:rsidRPr="0027781A">
        <w:rPr>
          <w:szCs w:val="24"/>
        </w:rPr>
        <w:t>就能确定</w:t>
      </w:r>
      <w:r w:rsidRPr="0027781A">
        <w:rPr>
          <w:position w:val="-12"/>
          <w:szCs w:val="24"/>
        </w:rPr>
        <w:object w:dxaOrig="240" w:dyaOrig="360" w14:anchorId="683300DA">
          <v:shape id="_x0000_i1177" type="#_x0000_t75" style="width:12pt;height:18pt" o:ole="">
            <v:imagedata r:id="rId310" o:title=""/>
          </v:shape>
          <o:OLEObject Type="Embed" ProgID="Equation.DSMT4" ShapeID="_x0000_i1177" DrawAspect="Content" ObjectID="_1619930646" r:id="rId311"/>
        </w:object>
      </w:r>
      <w:r w:rsidRPr="0027781A">
        <w:rPr>
          <w:szCs w:val="24"/>
        </w:rPr>
        <w:t>向图像中心收敛</w:t>
      </w:r>
      <w:r w:rsidRPr="0027781A">
        <w:rPr>
          <w:rFonts w:hint="eastAsia"/>
          <w:szCs w:val="24"/>
        </w:rPr>
        <w:t>，</w:t>
      </w:r>
      <w:r w:rsidRPr="0027781A">
        <w:rPr>
          <w:szCs w:val="24"/>
        </w:rPr>
        <w:t>即只需保证</w:t>
      </w:r>
      <w:r w:rsidRPr="00C5623E">
        <w:rPr>
          <w:position w:val="-12"/>
          <w:szCs w:val="24"/>
        </w:rPr>
        <w:object w:dxaOrig="260" w:dyaOrig="360" w14:anchorId="3F0A6A1A">
          <v:shape id="_x0000_i1178" type="#_x0000_t75" style="width:12.6pt;height:18pt" o:ole="">
            <v:imagedata r:id="rId312" o:title=""/>
          </v:shape>
          <o:OLEObject Type="Embed" ProgID="Equation.DSMT4" ShapeID="_x0000_i1178" DrawAspect="Content" ObjectID="_1619930647" r:id="rId313"/>
        </w:object>
      </w:r>
      <w:r>
        <w:rPr>
          <w:rFonts w:hint="eastAsia"/>
          <w:szCs w:val="24"/>
        </w:rPr>
        <w:t>足够大，并且距离不过小。因为在视觉实验中距离过大和过小都会严重影响图像算法的识别精确度，本次视觉伺服实验并不</w:t>
      </w:r>
      <w:r w:rsidR="004663CE">
        <w:rPr>
          <w:rFonts w:hint="eastAsia"/>
          <w:szCs w:val="24"/>
        </w:rPr>
        <w:t>应用于</w:t>
      </w:r>
      <w:r>
        <w:rPr>
          <w:rFonts w:hint="eastAsia"/>
          <w:szCs w:val="24"/>
        </w:rPr>
        <w:t>距离过小的情况</w:t>
      </w:r>
      <w:r w:rsidR="004663CE">
        <w:rPr>
          <w:rFonts w:hint="eastAsia"/>
          <w:szCs w:val="24"/>
        </w:rPr>
        <w:t>，距离足够小时可以使用运动预测等方法打击，所以上式在应用区域内收敛。</w:t>
      </w:r>
    </w:p>
    <w:p w14:paraId="7995F188" w14:textId="3821D414" w:rsidR="004663CE" w:rsidRDefault="004663CE" w:rsidP="00C5623E">
      <w:r>
        <w:tab/>
      </w:r>
      <w:r>
        <w:rPr>
          <w:rFonts w:hint="eastAsia"/>
        </w:rPr>
        <w:t>最后为了保持滚转角</w:t>
      </w:r>
      <w:r w:rsidRPr="004663CE">
        <w:rPr>
          <w:position w:val="-10"/>
        </w:rPr>
        <w:object w:dxaOrig="200" w:dyaOrig="320" w14:anchorId="5DD48CB7">
          <v:shape id="_x0000_i1179" type="#_x0000_t75" style="width:9.6pt;height:15.6pt" o:ole="">
            <v:imagedata r:id="rId314" o:title=""/>
          </v:shape>
          <o:OLEObject Type="Embed" ProgID="Equation.DSMT4" ShapeID="_x0000_i1179" DrawAspect="Content" ObjectID="_1619930648" r:id="rId315"/>
        </w:object>
      </w:r>
      <w:r>
        <w:rPr>
          <w:rFonts w:hint="eastAsia"/>
        </w:rPr>
        <w:t>动态为零，对其进行比例控制，设</w:t>
      </w:r>
      <w:r w:rsidRPr="004663CE">
        <w:rPr>
          <w:position w:val="-12"/>
        </w:rPr>
        <w:object w:dxaOrig="260" w:dyaOrig="360" w14:anchorId="71E132C7">
          <v:shape id="_x0000_i1180" type="#_x0000_t75" style="width:12.6pt;height:18pt" o:ole="">
            <v:imagedata r:id="rId316" o:title=""/>
          </v:shape>
          <o:OLEObject Type="Embed" ProgID="Equation.DSMT4" ShapeID="_x0000_i1180" DrawAspect="Content" ObjectID="_1619930649" r:id="rId317"/>
        </w:object>
      </w:r>
      <w:r>
        <w:rPr>
          <w:rFonts w:hint="eastAsia"/>
        </w:rPr>
        <w:t>=</w:t>
      </w:r>
      <w:r>
        <w:t>0</w:t>
      </w:r>
    </w:p>
    <w:p w14:paraId="04D1CA9A" w14:textId="7D866CCE" w:rsidR="004663CE" w:rsidRDefault="004663CE" w:rsidP="004663CE">
      <w:pPr>
        <w:pStyle w:val="MTDisplayEquation"/>
      </w:pPr>
      <w:r>
        <w:tab/>
      </w:r>
      <w:r w:rsidRPr="004663CE">
        <w:rPr>
          <w:position w:val="-14"/>
        </w:rPr>
        <w:object w:dxaOrig="1540" w:dyaOrig="400" w14:anchorId="43EE1ED1">
          <v:shape id="_x0000_i1181" type="#_x0000_t75" style="width:77.4pt;height:20.4pt" o:ole="">
            <v:imagedata r:id="rId318" o:title=""/>
          </v:shape>
          <o:OLEObject Type="Embed" ProgID="Equation.DSMT4" ShapeID="_x0000_i1181" DrawAspect="Content" ObjectID="_1619930650" r:id="rId31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15</w:instrText>
        </w:r>
      </w:fldSimple>
      <w:r w:rsidR="00BD18BB">
        <w:instrText>)</w:instrText>
      </w:r>
      <w:r w:rsidR="00BD18BB">
        <w:fldChar w:fldCharType="end"/>
      </w:r>
    </w:p>
    <w:p w14:paraId="175BFA4D" w14:textId="2315B089" w:rsidR="004663CE" w:rsidRPr="004663CE" w:rsidRDefault="004663CE" w:rsidP="004663CE">
      <w:r>
        <w:rPr>
          <w:rFonts w:hint="eastAsia"/>
        </w:rPr>
        <w:t>所以得到控制向量</w:t>
      </w:r>
      <w:r w:rsidRPr="00E56C2C">
        <w:rPr>
          <w:position w:val="-16"/>
        </w:rPr>
        <w:object w:dxaOrig="880" w:dyaOrig="440" w14:anchorId="499CBD20">
          <v:shape id="_x0000_i1182" type="#_x0000_t75" style="width:44.4pt;height:21.6pt" o:ole="">
            <v:imagedata r:id="rId286" o:title=""/>
          </v:shape>
          <o:OLEObject Type="Embed" ProgID="Equation.DSMT4" ShapeID="_x0000_i1182" DrawAspect="Content" ObjectID="_1619930651" r:id="rId320"/>
        </w:object>
      </w:r>
      <w:r>
        <w:rPr>
          <w:rFonts w:hint="eastAsia"/>
        </w:rPr>
        <w:t>。</w:t>
      </w:r>
    </w:p>
    <w:p w14:paraId="29CF0619" w14:textId="71F660A8" w:rsidR="00474B49" w:rsidRDefault="00BD7908" w:rsidP="00474B49">
      <w:pPr>
        <w:pStyle w:val="2"/>
      </w:pPr>
      <w:bookmarkStart w:id="82" w:name="_Toc9265378"/>
      <w:r>
        <w:lastRenderedPageBreak/>
        <w:t>4</w:t>
      </w:r>
      <w:r w:rsidR="00474B49">
        <w:t>.3</w:t>
      </w:r>
      <w:r>
        <w:rPr>
          <w:rFonts w:hint="eastAsia"/>
        </w:rPr>
        <w:t>仿真测试和性能分析</w:t>
      </w:r>
      <w:bookmarkEnd w:id="82"/>
    </w:p>
    <w:p w14:paraId="13E708BE" w14:textId="549A1BC9" w:rsidR="00DD734F" w:rsidRDefault="00DD734F" w:rsidP="00DD734F">
      <w:r>
        <w:tab/>
      </w:r>
      <w:r>
        <w:rPr>
          <w:rFonts w:hint="eastAsia"/>
        </w:rPr>
        <w:t>在</w:t>
      </w:r>
      <w:r w:rsidR="00CF75D0">
        <w:rPr>
          <w:rFonts w:hint="eastAsia"/>
        </w:rPr>
        <w:t>MATLAB</w:t>
      </w:r>
      <w:r>
        <w:rPr>
          <w:rFonts w:hint="eastAsia"/>
        </w:rPr>
        <w:t>上进行示意仿真，利用第二章中的针孔模型创建一个</w:t>
      </w:r>
      <w:r>
        <w:rPr>
          <w:rFonts w:hint="eastAsia"/>
        </w:rPr>
        <w:t>Camera</w:t>
      </w:r>
      <w:r>
        <w:rPr>
          <w:rFonts w:hint="eastAsia"/>
        </w:rPr>
        <w:t>类作为虚拟的相机，在虚拟相机中有一个虚拟焦平面，设质点目标在焦平面上的投影为目标在图像坐标系下的坐标，从而满则目标点图像坐标已知的控制算法输入条件，开始视觉伺服的示意仿真</w:t>
      </w:r>
      <w:r w:rsidR="00B70CB7">
        <w:rPr>
          <w:rFonts w:hint="eastAsia"/>
        </w:rPr>
        <w:t>测试</w:t>
      </w:r>
      <w:r>
        <w:rPr>
          <w:rFonts w:hint="eastAsia"/>
        </w:rPr>
        <w:t>。</w:t>
      </w:r>
    </w:p>
    <w:p w14:paraId="626328F2" w14:textId="16B308A8" w:rsidR="00DD734F" w:rsidRDefault="00DD734F" w:rsidP="00DD734F">
      <w:r>
        <w:tab/>
      </w:r>
      <w:r>
        <w:rPr>
          <w:rFonts w:hint="eastAsia"/>
        </w:rPr>
        <w:t>对竖直平面的视觉伺服控制过程进行示意仿真，侧视图如图</w:t>
      </w:r>
      <w:r>
        <w:rPr>
          <w:noProof/>
        </w:rPr>
        <w:drawing>
          <wp:anchor distT="0" distB="0" distL="114300" distR="114300" simplePos="0" relativeHeight="251661312" behindDoc="1" locked="0" layoutInCell="1" allowOverlap="1" wp14:anchorId="1768F879" wp14:editId="3110E87D">
            <wp:simplePos x="0" y="0"/>
            <wp:positionH relativeFrom="column">
              <wp:posOffset>2974340</wp:posOffset>
            </wp:positionH>
            <wp:positionV relativeFrom="paragraph">
              <wp:posOffset>680720</wp:posOffset>
            </wp:positionV>
            <wp:extent cx="2798445" cy="2103120"/>
            <wp:effectExtent l="0" t="0" r="190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2798445"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0B3D587" wp14:editId="3E139F3E">
            <wp:simplePos x="0" y="0"/>
            <wp:positionH relativeFrom="column">
              <wp:posOffset>47625</wp:posOffset>
            </wp:positionH>
            <wp:positionV relativeFrom="paragraph">
              <wp:posOffset>688340</wp:posOffset>
            </wp:positionV>
            <wp:extent cx="2781300" cy="2087880"/>
            <wp:effectExtent l="0" t="0" r="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278130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4266">
        <w:t>4.1</w:t>
      </w:r>
    </w:p>
    <w:p w14:paraId="55EFFE27" w14:textId="1AFFBA4F" w:rsidR="00DD734F" w:rsidRDefault="00DD734F" w:rsidP="00DD734F"/>
    <w:p w14:paraId="5F9B1880" w14:textId="66B1A228"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4.1</w:t>
      </w:r>
      <w:r w:rsidRPr="00E90A49">
        <w:rPr>
          <w:rFonts w:ascii="宋体" w:hAnsi="宋体"/>
          <w:sz w:val="21"/>
          <w:szCs w:val="21"/>
        </w:rPr>
        <w:t xml:space="preserve"> </w:t>
      </w:r>
      <w:r w:rsidRPr="00E90A49">
        <w:rPr>
          <w:rFonts w:ascii="宋体" w:hAnsi="宋体" w:hint="eastAsia"/>
          <w:sz w:val="21"/>
          <w:szCs w:val="21"/>
        </w:rPr>
        <w:t>不同起点的竖直平面</w:t>
      </w:r>
      <w:r w:rsidRPr="00E90A49">
        <w:rPr>
          <w:rFonts w:ascii="宋体" w:hAnsi="宋体"/>
          <w:sz w:val="21"/>
          <w:szCs w:val="21"/>
        </w:rPr>
        <w:t>多旋翼追踪打击示意仿真轨迹</w:t>
      </w:r>
    </w:p>
    <w:p w14:paraId="788983EA" w14:textId="6B45D94F" w:rsidR="00E91BE1" w:rsidRDefault="00E91BE1" w:rsidP="00E91BE1">
      <w:r>
        <w:tab/>
      </w:r>
      <w:r>
        <w:rPr>
          <w:rFonts w:hint="eastAsia"/>
        </w:rPr>
        <w:t>对水平面的视觉伺服控制过程进行示意仿真，俯视图如图</w:t>
      </w:r>
      <w:r w:rsidR="00424266">
        <w:t>4.2</w:t>
      </w:r>
    </w:p>
    <w:p w14:paraId="73EFE6B0" w14:textId="34B9EBD7" w:rsidR="00E91BE1" w:rsidRDefault="00E91BE1" w:rsidP="00E91BE1">
      <w:pPr>
        <w:jc w:val="center"/>
      </w:pPr>
      <w:r>
        <w:rPr>
          <w:noProof/>
        </w:rPr>
        <w:drawing>
          <wp:inline distT="0" distB="0" distL="0" distR="0" wp14:anchorId="3334C079" wp14:editId="78D594C9">
            <wp:extent cx="2800350" cy="21002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808810" cy="2106608"/>
                    </a:xfrm>
                    <a:prstGeom prst="rect">
                      <a:avLst/>
                    </a:prstGeom>
                    <a:noFill/>
                    <a:ln>
                      <a:noFill/>
                    </a:ln>
                  </pic:spPr>
                </pic:pic>
              </a:graphicData>
            </a:graphic>
          </wp:inline>
        </w:drawing>
      </w:r>
      <w:r>
        <w:rPr>
          <w:rFonts w:hint="eastAsia"/>
          <w:noProof/>
        </w:rPr>
        <w:drawing>
          <wp:inline distT="0" distB="0" distL="0" distR="0" wp14:anchorId="2C1D8148" wp14:editId="558ACA0A">
            <wp:extent cx="2789342" cy="209200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805929" cy="2104448"/>
                    </a:xfrm>
                    <a:prstGeom prst="rect">
                      <a:avLst/>
                    </a:prstGeom>
                    <a:noFill/>
                    <a:ln>
                      <a:noFill/>
                    </a:ln>
                  </pic:spPr>
                </pic:pic>
              </a:graphicData>
            </a:graphic>
          </wp:inline>
        </w:drawing>
      </w:r>
    </w:p>
    <w:p w14:paraId="5B9964A8" w14:textId="59D93048"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4.2</w:t>
      </w:r>
      <w:r w:rsidRPr="00E90A49">
        <w:rPr>
          <w:sz w:val="21"/>
          <w:szCs w:val="21"/>
        </w:rPr>
        <w:t xml:space="preserve"> </w:t>
      </w:r>
      <w:r w:rsidRPr="00E90A49">
        <w:rPr>
          <w:rFonts w:ascii="宋体" w:hAnsi="宋体" w:hint="eastAsia"/>
          <w:sz w:val="21"/>
          <w:szCs w:val="21"/>
        </w:rPr>
        <w:t>不同起点的水平面</w:t>
      </w:r>
      <w:r w:rsidRPr="00E90A49">
        <w:rPr>
          <w:rFonts w:ascii="宋体" w:hAnsi="宋体"/>
          <w:sz w:val="21"/>
          <w:szCs w:val="21"/>
        </w:rPr>
        <w:t>多旋翼追踪打击示意仿真轨迹</w:t>
      </w:r>
    </w:p>
    <w:p w14:paraId="3E6D2075" w14:textId="280B3003" w:rsidR="007C7586" w:rsidRDefault="007C7586" w:rsidP="00FC6E5D">
      <w:pPr>
        <w:ind w:firstLine="420"/>
        <w:rPr>
          <w:szCs w:val="24"/>
        </w:rPr>
      </w:pPr>
      <w:r w:rsidRPr="009E08FE">
        <w:rPr>
          <w:szCs w:val="24"/>
        </w:rPr>
        <w:t>实验中需要设定的参数有</w:t>
      </w:r>
      <w:r w:rsidR="00795C55" w:rsidRPr="009E08FE">
        <w:rPr>
          <w:position w:val="-12"/>
          <w:szCs w:val="24"/>
        </w:rPr>
        <w:object w:dxaOrig="1700" w:dyaOrig="360" w14:anchorId="0FFA7C40">
          <v:shape id="_x0000_i1183" type="#_x0000_t75" style="width:84.6pt;height:18pt" o:ole="">
            <v:imagedata r:id="rId325" o:title=""/>
          </v:shape>
          <o:OLEObject Type="Embed" ProgID="Equation.DSMT4" ShapeID="_x0000_i1183" DrawAspect="Content" ObjectID="_1619930652" r:id="rId326"/>
        </w:object>
      </w:r>
      <w:r>
        <w:rPr>
          <w:rFonts w:hint="eastAsia"/>
          <w:szCs w:val="24"/>
        </w:rPr>
        <w:t>，</w:t>
      </w:r>
      <w:r>
        <w:rPr>
          <w:szCs w:val="24"/>
        </w:rPr>
        <w:t>通过设定这些参数可以影响系统的稳定性</w:t>
      </w:r>
      <w:r>
        <w:rPr>
          <w:rFonts w:hint="eastAsia"/>
          <w:szCs w:val="24"/>
        </w:rPr>
        <w:t>、</w:t>
      </w:r>
      <w:r>
        <w:rPr>
          <w:szCs w:val="24"/>
        </w:rPr>
        <w:t>轨迹的曲线和逼近目标速度的大小</w:t>
      </w:r>
      <w:r>
        <w:rPr>
          <w:rFonts w:hint="eastAsia"/>
          <w:szCs w:val="24"/>
        </w:rPr>
        <w:t>，</w:t>
      </w:r>
      <w:r w:rsidR="00795C55">
        <w:rPr>
          <w:rFonts w:hint="eastAsia"/>
          <w:szCs w:val="24"/>
        </w:rPr>
        <w:t>其中</w:t>
      </w:r>
      <w:bookmarkStart w:id="83" w:name="MTBlankEqn"/>
      <w:r w:rsidR="00795C55" w:rsidRPr="00795C55">
        <w:rPr>
          <w:position w:val="-12"/>
        </w:rPr>
        <w:object w:dxaOrig="1420" w:dyaOrig="360" w14:anchorId="6C9EBB83">
          <v:shape id="_x0000_i1184" type="#_x0000_t75" style="width:71.4pt;height:18pt" o:ole="">
            <v:imagedata r:id="rId327" o:title=""/>
          </v:shape>
          <o:OLEObject Type="Embed" ProgID="Equation.DSMT4" ShapeID="_x0000_i1184" DrawAspect="Content" ObjectID="_1619930653" r:id="rId328"/>
        </w:object>
      </w:r>
      <w:bookmarkEnd w:id="83"/>
      <w:r w:rsidR="00795C55">
        <w:rPr>
          <w:rFonts w:hint="eastAsia"/>
        </w:rPr>
        <w:t>在竖直平面上影响控制效果，</w:t>
      </w:r>
      <w:r w:rsidR="00795C55" w:rsidRPr="00795C55">
        <w:rPr>
          <w:position w:val="-12"/>
        </w:rPr>
        <w:object w:dxaOrig="260" w:dyaOrig="360" w14:anchorId="58D0641F">
          <v:shape id="_x0000_i1185" type="#_x0000_t75" style="width:12.6pt;height:18pt" o:ole="">
            <v:imagedata r:id="rId329" o:title=""/>
          </v:shape>
          <o:OLEObject Type="Embed" ProgID="Equation.DSMT4" ShapeID="_x0000_i1185" DrawAspect="Content" ObjectID="_1619930654" r:id="rId330"/>
        </w:object>
      </w:r>
      <w:r w:rsidR="00795C55">
        <w:rPr>
          <w:rFonts w:hint="eastAsia"/>
        </w:rPr>
        <w:t>在水平面上影响控制效果，</w:t>
      </w:r>
      <w:r w:rsidR="00795C55">
        <w:rPr>
          <w:rFonts w:hint="eastAsia"/>
          <w:szCs w:val="24"/>
        </w:rPr>
        <w:t>本文</w:t>
      </w:r>
      <w:r>
        <w:rPr>
          <w:rFonts w:hint="eastAsia"/>
          <w:szCs w:val="24"/>
        </w:rPr>
        <w:t>将对这</w:t>
      </w:r>
      <w:r w:rsidR="00795C55">
        <w:rPr>
          <w:rFonts w:hint="eastAsia"/>
          <w:szCs w:val="24"/>
        </w:rPr>
        <w:t>些</w:t>
      </w:r>
      <w:r>
        <w:rPr>
          <w:rFonts w:hint="eastAsia"/>
          <w:szCs w:val="24"/>
        </w:rPr>
        <w:t>参数的影响进行分别研究，并显示当参数值过大时轨迹曲线的变化。</w:t>
      </w:r>
    </w:p>
    <w:p w14:paraId="7B830244" w14:textId="1B06ADF1" w:rsidR="007C7586" w:rsidRDefault="007C7586" w:rsidP="007C7586">
      <w:pPr>
        <w:ind w:firstLine="420"/>
        <w:rPr>
          <w:szCs w:val="24"/>
        </w:rPr>
      </w:pPr>
      <w:r>
        <w:rPr>
          <w:rFonts w:hint="eastAsia"/>
          <w:szCs w:val="24"/>
        </w:rPr>
        <w:t>参数</w:t>
      </w:r>
      <w:r w:rsidRPr="004B7722">
        <w:rPr>
          <w:position w:val="-12"/>
          <w:szCs w:val="24"/>
        </w:rPr>
        <w:object w:dxaOrig="240" w:dyaOrig="360" w14:anchorId="177D56E1">
          <v:shape id="_x0000_i1186" type="#_x0000_t75" style="width:12pt;height:18pt" o:ole="">
            <v:imagedata r:id="rId331" o:title=""/>
          </v:shape>
          <o:OLEObject Type="Embed" ProgID="Equation.DSMT4" ShapeID="_x0000_i1186" DrawAspect="Content" ObjectID="_1619930655" r:id="rId332"/>
        </w:object>
      </w:r>
      <w:r>
        <w:rPr>
          <w:szCs w:val="24"/>
        </w:rPr>
        <w:t>是对</w:t>
      </w:r>
      <w:r>
        <w:rPr>
          <w:szCs w:val="24"/>
        </w:rPr>
        <w:t>y</w:t>
      </w:r>
      <w:r>
        <w:rPr>
          <w:szCs w:val="24"/>
        </w:rPr>
        <w:t>方向图像坐标系偏差的比例控制</w:t>
      </w:r>
      <w:r>
        <w:rPr>
          <w:rFonts w:hint="eastAsia"/>
          <w:szCs w:val="24"/>
        </w:rPr>
        <w:t>，前文中已经说明，为了保证</w:t>
      </w:r>
      <w:r w:rsidRPr="006533D8">
        <w:rPr>
          <w:position w:val="-14"/>
          <w:szCs w:val="24"/>
        </w:rPr>
        <w:object w:dxaOrig="260" w:dyaOrig="380" w14:anchorId="3E7AAEFC">
          <v:shape id="_x0000_i1187" type="#_x0000_t75" style="width:12.6pt;height:18pt" o:ole="">
            <v:imagedata r:id="rId333" o:title=""/>
          </v:shape>
          <o:OLEObject Type="Embed" ProgID="Equation.DSMT4" ShapeID="_x0000_i1187" DrawAspect="Content" ObjectID="_1619930656" r:id="rId334"/>
        </w:object>
      </w:r>
      <w:r>
        <w:rPr>
          <w:szCs w:val="24"/>
        </w:rPr>
        <w:t>稳定收敛于零点</w:t>
      </w:r>
      <w:r>
        <w:rPr>
          <w:rFonts w:hint="eastAsia"/>
          <w:szCs w:val="24"/>
        </w:rPr>
        <w:t>，</w:t>
      </w:r>
      <w:r>
        <w:rPr>
          <w:szCs w:val="24"/>
        </w:rPr>
        <w:t>需要</w:t>
      </w:r>
      <w:r w:rsidRPr="006533D8">
        <w:rPr>
          <w:position w:val="-12"/>
          <w:szCs w:val="24"/>
        </w:rPr>
        <w:object w:dxaOrig="920" w:dyaOrig="360" w14:anchorId="0397CAB3">
          <v:shape id="_x0000_i1188" type="#_x0000_t75" style="width:46.8pt;height:18pt" o:ole="">
            <v:imagedata r:id="rId335" o:title=""/>
          </v:shape>
          <o:OLEObject Type="Embed" ProgID="Equation.DSMT4" ShapeID="_x0000_i1188" DrawAspect="Content" ObjectID="_1619930657" r:id="rId336"/>
        </w:object>
      </w:r>
      <w:r>
        <w:rPr>
          <w:rFonts w:hint="eastAsia"/>
          <w:szCs w:val="24"/>
        </w:rPr>
        <w:t>，</w:t>
      </w:r>
      <w:r w:rsidRPr="006533D8">
        <w:rPr>
          <w:position w:val="-12"/>
          <w:szCs w:val="24"/>
        </w:rPr>
        <w:object w:dxaOrig="240" w:dyaOrig="360" w14:anchorId="7147DDA3">
          <v:shape id="_x0000_i1189" type="#_x0000_t75" style="width:12pt;height:18pt" o:ole="">
            <v:imagedata r:id="rId337" o:title=""/>
          </v:shape>
          <o:OLEObject Type="Embed" ProgID="Equation.DSMT4" ShapeID="_x0000_i1189" DrawAspect="Content" ObjectID="_1619930658" r:id="rId338"/>
        </w:object>
      </w:r>
      <w:r>
        <w:rPr>
          <w:szCs w:val="24"/>
        </w:rPr>
        <w:t>因为是对速度的控制可以保持一个较大的变化范围</w:t>
      </w:r>
      <w:r>
        <w:rPr>
          <w:rFonts w:hint="eastAsia"/>
          <w:szCs w:val="24"/>
        </w:rPr>
        <w:t>，</w:t>
      </w:r>
      <w:r>
        <w:rPr>
          <w:szCs w:val="24"/>
        </w:rPr>
        <w:t>但是当</w:t>
      </w:r>
      <w:r w:rsidRPr="006533D8">
        <w:rPr>
          <w:position w:val="-12"/>
          <w:szCs w:val="24"/>
        </w:rPr>
        <w:object w:dxaOrig="240" w:dyaOrig="360" w14:anchorId="6D0EA149">
          <v:shape id="_x0000_i1190" type="#_x0000_t75" style="width:12pt;height:18pt" o:ole="">
            <v:imagedata r:id="rId339" o:title=""/>
          </v:shape>
          <o:OLEObject Type="Embed" ProgID="Equation.DSMT4" ShapeID="_x0000_i1190" DrawAspect="Content" ObjectID="_1619930659" r:id="rId340"/>
        </w:object>
      </w:r>
      <w:r>
        <w:rPr>
          <w:szCs w:val="24"/>
        </w:rPr>
        <w:t>过大时</w:t>
      </w:r>
      <w:r>
        <w:rPr>
          <w:rFonts w:hint="eastAsia"/>
          <w:szCs w:val="24"/>
        </w:rPr>
        <w:t>，</w:t>
      </w:r>
      <w:r>
        <w:rPr>
          <w:szCs w:val="24"/>
        </w:rPr>
        <w:t>速度比例控制为主</w:t>
      </w:r>
      <w:r>
        <w:rPr>
          <w:rFonts w:hint="eastAsia"/>
          <w:szCs w:val="24"/>
        </w:rPr>
        <w:t>，</w:t>
      </w:r>
      <w:r>
        <w:rPr>
          <w:szCs w:val="24"/>
        </w:rPr>
        <w:t>容易出现</w:t>
      </w:r>
      <w:r>
        <w:rPr>
          <w:szCs w:val="24"/>
        </w:rPr>
        <w:t>y</w:t>
      </w:r>
      <w:r>
        <w:rPr>
          <w:szCs w:val="24"/>
        </w:rPr>
        <w:t>方向震荡</w:t>
      </w:r>
      <w:r>
        <w:rPr>
          <w:rFonts w:hint="eastAsia"/>
          <w:szCs w:val="24"/>
        </w:rPr>
        <w:t>，</w:t>
      </w:r>
      <w:r>
        <w:rPr>
          <w:szCs w:val="24"/>
        </w:rPr>
        <w:t>如图</w:t>
      </w:r>
      <w:r w:rsidR="00424266">
        <w:rPr>
          <w:rFonts w:hint="eastAsia"/>
          <w:szCs w:val="24"/>
        </w:rPr>
        <w:t>4</w:t>
      </w:r>
      <w:r w:rsidR="00424266">
        <w:rPr>
          <w:szCs w:val="24"/>
        </w:rPr>
        <w:t>.3</w:t>
      </w:r>
      <w:r>
        <w:rPr>
          <w:rFonts w:hint="eastAsia"/>
          <w:szCs w:val="24"/>
        </w:rPr>
        <w:t>。</w:t>
      </w:r>
    </w:p>
    <w:p w14:paraId="6BFADBC4" w14:textId="64555EF7" w:rsidR="007C7586" w:rsidRDefault="00BA4C5F" w:rsidP="007C7586">
      <w:pPr>
        <w:jc w:val="center"/>
        <w:rPr>
          <w:szCs w:val="24"/>
        </w:rPr>
      </w:pPr>
      <w:r>
        <w:rPr>
          <w:noProof/>
        </w:rPr>
        <w:drawing>
          <wp:inline distT="0" distB="0" distL="0" distR="0" wp14:anchorId="3A290990" wp14:editId="7EF80826">
            <wp:extent cx="3619558" cy="2924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3626522" cy="2929801"/>
                    </a:xfrm>
                    <a:prstGeom prst="rect">
                      <a:avLst/>
                    </a:prstGeom>
                  </pic:spPr>
                </pic:pic>
              </a:graphicData>
            </a:graphic>
          </wp:inline>
        </w:drawing>
      </w:r>
    </w:p>
    <w:p w14:paraId="11CDF228" w14:textId="702E8AC2"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4.3</w:t>
      </w:r>
      <w:r w:rsidRPr="00E90A49">
        <w:rPr>
          <w:sz w:val="21"/>
          <w:szCs w:val="21"/>
        </w:rPr>
        <w:t xml:space="preserve"> </w:t>
      </w:r>
      <w:r w:rsidRPr="00E90A49">
        <w:rPr>
          <w:position w:val="-12"/>
          <w:sz w:val="21"/>
          <w:szCs w:val="21"/>
        </w:rPr>
        <w:object w:dxaOrig="240" w:dyaOrig="360" w14:anchorId="654E5D16">
          <v:shape id="_x0000_i1191" type="#_x0000_t75" style="width:12pt;height:18pt" o:ole="">
            <v:imagedata r:id="rId342" o:title=""/>
          </v:shape>
          <o:OLEObject Type="Embed" ProgID="Equation.DSMT4" ShapeID="_x0000_i1191" DrawAspect="Content" ObjectID="_1619930660" r:id="rId343"/>
        </w:object>
      </w:r>
      <w:r w:rsidRPr="00E90A49">
        <w:rPr>
          <w:rFonts w:ascii="宋体" w:hAnsi="宋体"/>
          <w:sz w:val="21"/>
          <w:szCs w:val="21"/>
        </w:rPr>
        <w:t>过大时多旋翼追踪轨迹</w:t>
      </w:r>
    </w:p>
    <w:p w14:paraId="24CF9710" w14:textId="2BAA4400" w:rsidR="007C7586" w:rsidRDefault="007C7586" w:rsidP="007C7586">
      <w:pPr>
        <w:ind w:firstLine="420"/>
        <w:rPr>
          <w:szCs w:val="24"/>
        </w:rPr>
      </w:pPr>
      <w:r>
        <w:rPr>
          <w:rFonts w:hint="eastAsia"/>
          <w:szCs w:val="24"/>
        </w:rPr>
        <w:t>参数</w:t>
      </w:r>
      <w:r w:rsidRPr="000B3ECD">
        <w:rPr>
          <w:position w:val="-12"/>
          <w:szCs w:val="24"/>
        </w:rPr>
        <w:object w:dxaOrig="260" w:dyaOrig="360" w14:anchorId="0A5600AB">
          <v:shape id="_x0000_i1192" type="#_x0000_t75" style="width:12.6pt;height:18pt" o:ole="">
            <v:imagedata r:id="rId344" o:title=""/>
          </v:shape>
          <o:OLEObject Type="Embed" ProgID="Equation.DSMT4" ShapeID="_x0000_i1192" DrawAspect="Content" ObjectID="_1619930661" r:id="rId345"/>
        </w:object>
      </w:r>
      <w:r>
        <w:rPr>
          <w:szCs w:val="24"/>
        </w:rPr>
        <w:t>是对俯仰方向图像坐标系偏差的比例控制</w:t>
      </w:r>
      <w:r>
        <w:rPr>
          <w:rFonts w:hint="eastAsia"/>
          <w:szCs w:val="24"/>
        </w:rPr>
        <w:t>，</w:t>
      </w:r>
      <w:r>
        <w:rPr>
          <w:szCs w:val="24"/>
        </w:rPr>
        <w:t>因为在式</w:t>
      </w:r>
      <w:r>
        <w:rPr>
          <w:rFonts w:hint="eastAsia"/>
          <w:szCs w:val="24"/>
        </w:rPr>
        <w:t>（</w:t>
      </w:r>
      <w:r>
        <w:rPr>
          <w:rFonts w:hint="eastAsia"/>
          <w:szCs w:val="24"/>
        </w:rPr>
        <w:t>4</w:t>
      </w:r>
      <w:r>
        <w:rPr>
          <w:szCs w:val="24"/>
        </w:rPr>
        <w:t>1</w:t>
      </w:r>
      <w:r>
        <w:rPr>
          <w:rFonts w:hint="eastAsia"/>
          <w:szCs w:val="24"/>
        </w:rPr>
        <w:t>）中</w:t>
      </w:r>
      <w:r w:rsidRPr="000B3ECD">
        <w:rPr>
          <w:position w:val="-12"/>
          <w:szCs w:val="24"/>
        </w:rPr>
        <w:object w:dxaOrig="260" w:dyaOrig="360" w14:anchorId="20645446">
          <v:shape id="_x0000_i1193" type="#_x0000_t75" style="width:12.6pt;height:18pt" o:ole="">
            <v:imagedata r:id="rId344" o:title=""/>
          </v:shape>
          <o:OLEObject Type="Embed" ProgID="Equation.DSMT4" ShapeID="_x0000_i1193" DrawAspect="Content" ObjectID="_1619930662" r:id="rId346"/>
        </w:object>
      </w:r>
      <w:r>
        <w:rPr>
          <w:szCs w:val="24"/>
        </w:rPr>
        <w:t>是对角速度的直接控制</w:t>
      </w:r>
      <w:r>
        <w:rPr>
          <w:rFonts w:hint="eastAsia"/>
          <w:szCs w:val="24"/>
        </w:rPr>
        <w:t>，</w:t>
      </w:r>
      <w:r>
        <w:rPr>
          <w:szCs w:val="24"/>
        </w:rPr>
        <w:t>对视角影响很大</w:t>
      </w:r>
      <w:r>
        <w:rPr>
          <w:rFonts w:hint="eastAsia"/>
          <w:szCs w:val="24"/>
        </w:rPr>
        <w:t>，</w:t>
      </w:r>
      <w:r>
        <w:rPr>
          <w:szCs w:val="24"/>
        </w:rPr>
        <w:t>所以稳定变化范围较小</w:t>
      </w:r>
      <w:r>
        <w:rPr>
          <w:rFonts w:hint="eastAsia"/>
          <w:szCs w:val="24"/>
        </w:rPr>
        <w:t>，</w:t>
      </w:r>
      <w:r>
        <w:rPr>
          <w:szCs w:val="24"/>
        </w:rPr>
        <w:t>当</w:t>
      </w:r>
      <w:r w:rsidRPr="000B3ECD">
        <w:rPr>
          <w:position w:val="-12"/>
          <w:szCs w:val="24"/>
        </w:rPr>
        <w:object w:dxaOrig="260" w:dyaOrig="360" w14:anchorId="4401C517">
          <v:shape id="_x0000_i1194" type="#_x0000_t75" style="width:12.6pt;height:18pt" o:ole="">
            <v:imagedata r:id="rId344" o:title=""/>
          </v:shape>
          <o:OLEObject Type="Embed" ProgID="Equation.DSMT4" ShapeID="_x0000_i1194" DrawAspect="Content" ObjectID="_1619930663" r:id="rId347"/>
        </w:object>
      </w:r>
      <w:r>
        <w:rPr>
          <w:szCs w:val="24"/>
        </w:rPr>
        <w:t>过大时曲线变化剧烈并且不容易稳定</w:t>
      </w:r>
      <w:r>
        <w:rPr>
          <w:rFonts w:hint="eastAsia"/>
          <w:szCs w:val="24"/>
        </w:rPr>
        <w:t>，</w:t>
      </w:r>
      <w:r w:rsidR="00F55B1E">
        <w:rPr>
          <w:rFonts w:hint="eastAsia"/>
          <w:szCs w:val="24"/>
        </w:rPr>
        <w:t>如图</w:t>
      </w:r>
      <w:r w:rsidR="00424266">
        <w:rPr>
          <w:rFonts w:hint="eastAsia"/>
          <w:szCs w:val="24"/>
        </w:rPr>
        <w:t>4</w:t>
      </w:r>
      <w:r w:rsidR="00424266">
        <w:rPr>
          <w:szCs w:val="24"/>
        </w:rPr>
        <w:t>.4</w:t>
      </w:r>
      <w:r>
        <w:rPr>
          <w:rFonts w:hint="eastAsia"/>
          <w:szCs w:val="24"/>
        </w:rPr>
        <w:t>。</w:t>
      </w:r>
    </w:p>
    <w:p w14:paraId="4AE312EF" w14:textId="5BF22C16" w:rsidR="007C7586" w:rsidRDefault="00BA4C5F" w:rsidP="007C7586">
      <w:pPr>
        <w:ind w:firstLine="420"/>
        <w:jc w:val="center"/>
        <w:rPr>
          <w:szCs w:val="24"/>
        </w:rPr>
      </w:pPr>
      <w:r>
        <w:rPr>
          <w:noProof/>
        </w:rPr>
        <w:lastRenderedPageBreak/>
        <w:drawing>
          <wp:inline distT="0" distB="0" distL="0" distR="0" wp14:anchorId="74922CEB" wp14:editId="2BDCCF2E">
            <wp:extent cx="3647537" cy="3067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3658688" cy="3076427"/>
                    </a:xfrm>
                    <a:prstGeom prst="rect">
                      <a:avLst/>
                    </a:prstGeom>
                  </pic:spPr>
                </pic:pic>
              </a:graphicData>
            </a:graphic>
          </wp:inline>
        </w:drawing>
      </w:r>
    </w:p>
    <w:p w14:paraId="045A37AA" w14:textId="313125D4"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4.4</w:t>
      </w:r>
      <w:r w:rsidRPr="00E90A49">
        <w:rPr>
          <w:rFonts w:ascii="宋体" w:hAnsi="宋体"/>
          <w:sz w:val="21"/>
          <w:szCs w:val="21"/>
        </w:rPr>
        <w:t xml:space="preserve"> </w:t>
      </w:r>
      <w:r w:rsidRPr="00E90A49">
        <w:rPr>
          <w:rFonts w:ascii="宋体" w:hAnsi="宋体"/>
          <w:position w:val="-12"/>
          <w:sz w:val="21"/>
          <w:szCs w:val="21"/>
        </w:rPr>
        <w:object w:dxaOrig="260" w:dyaOrig="360" w14:anchorId="12F2DE06">
          <v:shape id="_x0000_i1195" type="#_x0000_t75" style="width:12.6pt;height:18pt" o:ole="">
            <v:imagedata r:id="rId349" o:title=""/>
          </v:shape>
          <o:OLEObject Type="Embed" ProgID="Equation.DSMT4" ShapeID="_x0000_i1195" DrawAspect="Content" ObjectID="_1619930664" r:id="rId350"/>
        </w:object>
      </w:r>
      <w:r w:rsidRPr="00E90A49">
        <w:rPr>
          <w:rFonts w:ascii="宋体" w:hAnsi="宋体"/>
          <w:sz w:val="21"/>
          <w:szCs w:val="21"/>
        </w:rPr>
        <w:t>过大时多旋翼追踪轨迹</w:t>
      </w:r>
    </w:p>
    <w:p w14:paraId="14162A42" w14:textId="24AFD326" w:rsidR="007C7586" w:rsidRDefault="007C7586" w:rsidP="007C7586">
      <w:pPr>
        <w:ind w:firstLine="420"/>
        <w:rPr>
          <w:szCs w:val="24"/>
        </w:rPr>
      </w:pPr>
      <w:r>
        <w:rPr>
          <w:rFonts w:hint="eastAsia"/>
          <w:szCs w:val="24"/>
        </w:rPr>
        <w:t>参数</w:t>
      </w:r>
      <w:r w:rsidRPr="000B3ECD">
        <w:rPr>
          <w:position w:val="-12"/>
          <w:szCs w:val="24"/>
        </w:rPr>
        <w:object w:dxaOrig="260" w:dyaOrig="360" w14:anchorId="0A3C376B">
          <v:shape id="_x0000_i1196" type="#_x0000_t75" style="width:12.6pt;height:18pt" o:ole="">
            <v:imagedata r:id="rId351" o:title=""/>
          </v:shape>
          <o:OLEObject Type="Embed" ProgID="Equation.DSMT4" ShapeID="_x0000_i1196" DrawAspect="Content" ObjectID="_1619930665" r:id="rId352"/>
        </w:object>
      </w:r>
      <w:r>
        <w:rPr>
          <w:szCs w:val="24"/>
        </w:rPr>
        <w:t>是对实际角度与期望角度</w:t>
      </w:r>
      <w:r w:rsidRPr="000B3ECD">
        <w:rPr>
          <w:position w:val="-12"/>
          <w:szCs w:val="24"/>
        </w:rPr>
        <w:object w:dxaOrig="260" w:dyaOrig="360" w14:anchorId="4326AFEE">
          <v:shape id="_x0000_i1197" type="#_x0000_t75" style="width:12.6pt;height:18pt" o:ole="">
            <v:imagedata r:id="rId353" o:title=""/>
          </v:shape>
          <o:OLEObject Type="Embed" ProgID="Equation.DSMT4" ShapeID="_x0000_i1197" DrawAspect="Content" ObjectID="_1619930666" r:id="rId354"/>
        </w:object>
      </w:r>
      <w:r>
        <w:rPr>
          <w:szCs w:val="24"/>
        </w:rPr>
        <w:t>偏差的比例控制</w:t>
      </w:r>
      <w:r>
        <w:rPr>
          <w:rFonts w:hint="eastAsia"/>
          <w:szCs w:val="24"/>
        </w:rPr>
        <w:t>，</w:t>
      </w:r>
      <w:r>
        <w:rPr>
          <w:szCs w:val="24"/>
        </w:rPr>
        <w:t>见式</w:t>
      </w:r>
      <w:r>
        <w:rPr>
          <w:rFonts w:hint="eastAsia"/>
          <w:szCs w:val="24"/>
        </w:rPr>
        <w:t>（</w:t>
      </w:r>
      <w:r>
        <w:rPr>
          <w:rFonts w:hint="eastAsia"/>
          <w:szCs w:val="24"/>
        </w:rPr>
        <w:t>4</w:t>
      </w:r>
      <w:r>
        <w:rPr>
          <w:szCs w:val="24"/>
        </w:rPr>
        <w:t>4</w:t>
      </w:r>
      <w:r>
        <w:rPr>
          <w:rFonts w:hint="eastAsia"/>
          <w:szCs w:val="24"/>
        </w:rPr>
        <w:t>），目的是控制实际角度到达期望角度的中间过程，因为是对角速度的直接控制，对视角影响较大，变化范围较小，当</w:t>
      </w:r>
      <w:r w:rsidRPr="000B3ECD">
        <w:rPr>
          <w:position w:val="-12"/>
          <w:szCs w:val="24"/>
        </w:rPr>
        <w:object w:dxaOrig="260" w:dyaOrig="360" w14:anchorId="3E380FCF">
          <v:shape id="_x0000_i1198" type="#_x0000_t75" style="width:12.6pt;height:18pt" o:ole="">
            <v:imagedata r:id="rId351" o:title=""/>
          </v:shape>
          <o:OLEObject Type="Embed" ProgID="Equation.DSMT4" ShapeID="_x0000_i1198" DrawAspect="Content" ObjectID="_1619930667" r:id="rId355"/>
        </w:object>
      </w:r>
      <w:r>
        <w:rPr>
          <w:szCs w:val="24"/>
        </w:rPr>
        <w:t>过大时</w:t>
      </w:r>
      <w:r>
        <w:rPr>
          <w:rFonts w:hint="eastAsia"/>
          <w:szCs w:val="24"/>
        </w:rPr>
        <w:t>，</w:t>
      </w:r>
      <w:r>
        <w:rPr>
          <w:szCs w:val="24"/>
        </w:rPr>
        <w:t>曲线变化剧烈并且不容易稳定</w:t>
      </w:r>
      <w:r>
        <w:rPr>
          <w:rFonts w:hint="eastAsia"/>
          <w:szCs w:val="24"/>
        </w:rPr>
        <w:t>，</w:t>
      </w:r>
      <w:r>
        <w:rPr>
          <w:szCs w:val="24"/>
        </w:rPr>
        <w:t>如图</w:t>
      </w:r>
      <w:r w:rsidR="00424266">
        <w:rPr>
          <w:rFonts w:hint="eastAsia"/>
          <w:szCs w:val="24"/>
        </w:rPr>
        <w:t>4</w:t>
      </w:r>
      <w:r w:rsidR="00424266">
        <w:rPr>
          <w:szCs w:val="24"/>
        </w:rPr>
        <w:t>.5</w:t>
      </w:r>
      <w:r>
        <w:rPr>
          <w:rFonts w:hint="eastAsia"/>
          <w:szCs w:val="24"/>
        </w:rPr>
        <w:t>。</w:t>
      </w:r>
    </w:p>
    <w:p w14:paraId="315FF3FA" w14:textId="07AE7B39" w:rsidR="007C7586" w:rsidRDefault="00BA4C5F" w:rsidP="007C7586">
      <w:pPr>
        <w:ind w:firstLine="420"/>
        <w:jc w:val="center"/>
        <w:rPr>
          <w:szCs w:val="24"/>
        </w:rPr>
      </w:pPr>
      <w:r>
        <w:rPr>
          <w:noProof/>
        </w:rPr>
        <w:drawing>
          <wp:inline distT="0" distB="0" distL="0" distR="0" wp14:anchorId="4BB9DEA5" wp14:editId="3BC45B12">
            <wp:extent cx="3498574" cy="29337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3503640" cy="2937948"/>
                    </a:xfrm>
                    <a:prstGeom prst="rect">
                      <a:avLst/>
                    </a:prstGeom>
                  </pic:spPr>
                </pic:pic>
              </a:graphicData>
            </a:graphic>
          </wp:inline>
        </w:drawing>
      </w:r>
    </w:p>
    <w:p w14:paraId="491F9B08" w14:textId="61CF9043" w:rsidR="007C7586" w:rsidRPr="00E90A49" w:rsidRDefault="007C7586" w:rsidP="007C7586">
      <w:pPr>
        <w:jc w:val="center"/>
        <w:rPr>
          <w:rFonts w:ascii="宋体" w:hAnsi="宋体"/>
          <w:szCs w:val="24"/>
        </w:rPr>
      </w:pPr>
      <w:r w:rsidRPr="00E90A49">
        <w:rPr>
          <w:rFonts w:ascii="宋体" w:hAnsi="宋体"/>
          <w:szCs w:val="24"/>
        </w:rPr>
        <w:t>图</w:t>
      </w:r>
      <w:r w:rsidR="00424266">
        <w:rPr>
          <w:szCs w:val="24"/>
        </w:rPr>
        <w:t>4.5</w:t>
      </w:r>
      <w:r w:rsidRPr="00E90A49">
        <w:rPr>
          <w:szCs w:val="24"/>
        </w:rPr>
        <w:t xml:space="preserve"> </w:t>
      </w:r>
      <w:r w:rsidRPr="00E90A49">
        <w:rPr>
          <w:position w:val="-12"/>
          <w:szCs w:val="24"/>
        </w:rPr>
        <w:object w:dxaOrig="260" w:dyaOrig="360" w14:anchorId="07C34395">
          <v:shape id="_x0000_i1199" type="#_x0000_t75" style="width:12.6pt;height:18pt" o:ole="">
            <v:imagedata r:id="rId357" o:title=""/>
          </v:shape>
          <o:OLEObject Type="Embed" ProgID="Equation.DSMT4" ShapeID="_x0000_i1199" DrawAspect="Content" ObjectID="_1619930668" r:id="rId358"/>
        </w:object>
      </w:r>
      <w:r w:rsidRPr="00E90A49">
        <w:rPr>
          <w:rFonts w:ascii="宋体" w:hAnsi="宋体"/>
          <w:szCs w:val="24"/>
        </w:rPr>
        <w:t>过大时多旋翼追踪轨迹</w:t>
      </w:r>
    </w:p>
    <w:p w14:paraId="5C8B5A3F" w14:textId="16FDC5DF" w:rsidR="007C7586" w:rsidRDefault="007C7586" w:rsidP="007C7586">
      <w:pPr>
        <w:rPr>
          <w:szCs w:val="24"/>
        </w:rPr>
      </w:pPr>
      <w:r>
        <w:rPr>
          <w:szCs w:val="24"/>
        </w:rPr>
        <w:tab/>
      </w:r>
      <w:r>
        <w:rPr>
          <w:szCs w:val="24"/>
        </w:rPr>
        <w:t>参数</w:t>
      </w:r>
      <w:r w:rsidRPr="00163E4D">
        <w:rPr>
          <w:position w:val="-12"/>
          <w:szCs w:val="24"/>
        </w:rPr>
        <w:object w:dxaOrig="260" w:dyaOrig="360" w14:anchorId="69045443">
          <v:shape id="_x0000_i1200" type="#_x0000_t75" style="width:12.6pt;height:18pt" o:ole="">
            <v:imagedata r:id="rId359" o:title=""/>
          </v:shape>
          <o:OLEObject Type="Embed" ProgID="Equation.DSMT4" ShapeID="_x0000_i1200" DrawAspect="Content" ObjectID="_1619930669" r:id="rId360"/>
        </w:object>
      </w:r>
      <w:r>
        <w:rPr>
          <w:szCs w:val="24"/>
        </w:rPr>
        <w:t>是对</w:t>
      </w:r>
      <w:r>
        <w:rPr>
          <w:szCs w:val="24"/>
        </w:rPr>
        <w:t>y</w:t>
      </w:r>
      <w:r>
        <w:rPr>
          <w:szCs w:val="24"/>
        </w:rPr>
        <w:t>方向速度与速度期望偏差的比例控制</w:t>
      </w:r>
      <w:r>
        <w:rPr>
          <w:rFonts w:hint="eastAsia"/>
          <w:szCs w:val="24"/>
        </w:rPr>
        <w:t>，目的是控制实际</w:t>
      </w:r>
      <w:r>
        <w:rPr>
          <w:rFonts w:hint="eastAsia"/>
          <w:szCs w:val="24"/>
        </w:rPr>
        <w:t>y</w:t>
      </w:r>
      <w:r>
        <w:rPr>
          <w:rFonts w:hint="eastAsia"/>
          <w:szCs w:val="24"/>
        </w:rPr>
        <w:t>方向速度到</w:t>
      </w:r>
      <w:r>
        <w:rPr>
          <w:rFonts w:hint="eastAsia"/>
          <w:szCs w:val="24"/>
        </w:rPr>
        <w:lastRenderedPageBreak/>
        <w:t>达期望速度的中间过程，可变化范围较大。需要注意的是根据式（</w:t>
      </w:r>
      <w:r>
        <w:rPr>
          <w:rFonts w:hint="eastAsia"/>
          <w:szCs w:val="24"/>
        </w:rPr>
        <w:t>4</w:t>
      </w:r>
      <w:r>
        <w:rPr>
          <w:szCs w:val="24"/>
        </w:rPr>
        <w:t>6</w:t>
      </w:r>
      <w:r>
        <w:rPr>
          <w:rFonts w:hint="eastAsia"/>
          <w:szCs w:val="24"/>
        </w:rPr>
        <w:t>）计算拉力</w:t>
      </w:r>
      <w:r w:rsidRPr="006209F0">
        <w:rPr>
          <w:position w:val="-10"/>
          <w:szCs w:val="24"/>
        </w:rPr>
        <w:object w:dxaOrig="240" w:dyaOrig="320" w14:anchorId="662183D3">
          <v:shape id="_x0000_i1201" type="#_x0000_t75" style="width:12pt;height:15.6pt" o:ole="">
            <v:imagedata r:id="rId361" o:title=""/>
          </v:shape>
          <o:OLEObject Type="Embed" ProgID="Equation.DSMT4" ShapeID="_x0000_i1201" DrawAspect="Content" ObjectID="_1619930670" r:id="rId362"/>
        </w:object>
      </w:r>
      <w:r>
        <w:rPr>
          <w:szCs w:val="24"/>
        </w:rPr>
        <w:t>的公式</w:t>
      </w:r>
      <w:r>
        <w:rPr>
          <w:rFonts w:hint="eastAsia"/>
          <w:szCs w:val="24"/>
        </w:rPr>
        <w:t>，</w:t>
      </w:r>
      <w:r>
        <w:rPr>
          <w:szCs w:val="24"/>
        </w:rPr>
        <w:t>当</w:t>
      </w:r>
      <w:r w:rsidRPr="00163E4D">
        <w:rPr>
          <w:position w:val="-12"/>
          <w:szCs w:val="24"/>
        </w:rPr>
        <w:object w:dxaOrig="260" w:dyaOrig="360" w14:anchorId="2ECB2EAA">
          <v:shape id="_x0000_i1202" type="#_x0000_t75" style="width:12.6pt;height:18pt" o:ole="">
            <v:imagedata r:id="rId359" o:title=""/>
          </v:shape>
          <o:OLEObject Type="Embed" ProgID="Equation.DSMT4" ShapeID="_x0000_i1202" DrawAspect="Content" ObjectID="_1619930671" r:id="rId363"/>
        </w:object>
      </w:r>
      <w:r>
        <w:rPr>
          <w:szCs w:val="24"/>
        </w:rPr>
        <w:t>过大时</w:t>
      </w:r>
      <w:r>
        <w:rPr>
          <w:rFonts w:hint="eastAsia"/>
          <w:szCs w:val="24"/>
        </w:rPr>
        <w:t>，</w:t>
      </w:r>
      <w:r>
        <w:rPr>
          <w:szCs w:val="24"/>
        </w:rPr>
        <w:t>可能出现</w:t>
      </w:r>
      <w:r w:rsidRPr="006209F0">
        <w:rPr>
          <w:position w:val="-10"/>
          <w:szCs w:val="24"/>
        </w:rPr>
        <w:object w:dxaOrig="240" w:dyaOrig="320" w14:anchorId="43C9F0A5">
          <v:shape id="_x0000_i1203" type="#_x0000_t75" style="width:12pt;height:15.6pt" o:ole="">
            <v:imagedata r:id="rId361" o:title=""/>
          </v:shape>
          <o:OLEObject Type="Embed" ProgID="Equation.DSMT4" ShapeID="_x0000_i1203" DrawAspect="Content" ObjectID="_1619930672" r:id="rId364"/>
        </w:object>
      </w:r>
      <w:r>
        <w:rPr>
          <w:szCs w:val="24"/>
        </w:rPr>
        <w:t>饱和</w:t>
      </w:r>
      <w:r>
        <w:rPr>
          <w:rFonts w:hint="eastAsia"/>
          <w:szCs w:val="24"/>
        </w:rPr>
        <w:t>，</w:t>
      </w:r>
      <w:r>
        <w:rPr>
          <w:szCs w:val="24"/>
        </w:rPr>
        <w:t>计算值为负值的情况</w:t>
      </w:r>
      <w:r>
        <w:rPr>
          <w:rFonts w:hint="eastAsia"/>
          <w:szCs w:val="24"/>
        </w:rPr>
        <w:t>，</w:t>
      </w:r>
      <w:r>
        <w:rPr>
          <w:szCs w:val="24"/>
        </w:rPr>
        <w:t>这时需要采用额外的角度变化来补偿拉力</w:t>
      </w:r>
      <w:r w:rsidRPr="006209F0">
        <w:rPr>
          <w:position w:val="-10"/>
          <w:szCs w:val="24"/>
        </w:rPr>
        <w:object w:dxaOrig="240" w:dyaOrig="320" w14:anchorId="3521CF52">
          <v:shape id="_x0000_i1204" type="#_x0000_t75" style="width:12pt;height:15.6pt" o:ole="">
            <v:imagedata r:id="rId361" o:title=""/>
          </v:shape>
          <o:OLEObject Type="Embed" ProgID="Equation.DSMT4" ShapeID="_x0000_i1204" DrawAspect="Content" ObjectID="_1619930673" r:id="rId365"/>
        </w:object>
      </w:r>
      <w:r>
        <w:rPr>
          <w:szCs w:val="24"/>
        </w:rPr>
        <w:t>的不足</w:t>
      </w:r>
      <w:r>
        <w:rPr>
          <w:rFonts w:hint="eastAsia"/>
          <w:szCs w:val="24"/>
        </w:rPr>
        <w:t>，</w:t>
      </w:r>
      <w:r>
        <w:rPr>
          <w:szCs w:val="24"/>
        </w:rPr>
        <w:t>即当</w:t>
      </w:r>
      <w:r w:rsidRPr="006209F0">
        <w:rPr>
          <w:position w:val="-10"/>
          <w:szCs w:val="24"/>
        </w:rPr>
        <w:object w:dxaOrig="240" w:dyaOrig="320" w14:anchorId="6D1B4D69">
          <v:shape id="_x0000_i1205" type="#_x0000_t75" style="width:12pt;height:15.6pt" o:ole="">
            <v:imagedata r:id="rId361" o:title=""/>
          </v:shape>
          <o:OLEObject Type="Embed" ProgID="Equation.DSMT4" ShapeID="_x0000_i1205" DrawAspect="Content" ObjectID="_1619930674" r:id="rId366"/>
        </w:object>
      </w:r>
      <w:r>
        <w:rPr>
          <w:szCs w:val="24"/>
        </w:rPr>
        <w:t>饱和时</w:t>
      </w:r>
      <w:r>
        <w:rPr>
          <w:rFonts w:hint="eastAsia"/>
          <w:szCs w:val="24"/>
        </w:rPr>
        <w:t>，</w:t>
      </w:r>
      <w:r>
        <w:rPr>
          <w:szCs w:val="24"/>
        </w:rPr>
        <w:t>增大</w:t>
      </w:r>
      <w:r w:rsidRPr="006209F0">
        <w:rPr>
          <w:position w:val="-12"/>
          <w:szCs w:val="24"/>
        </w:rPr>
        <w:object w:dxaOrig="260" w:dyaOrig="360" w14:anchorId="4B75A011">
          <v:shape id="_x0000_i1206" type="#_x0000_t75" style="width:12.6pt;height:18pt" o:ole="">
            <v:imagedata r:id="rId367" o:title=""/>
          </v:shape>
          <o:OLEObject Type="Embed" ProgID="Equation.DSMT4" ShapeID="_x0000_i1206" DrawAspect="Content" ObjectID="_1619930675" r:id="rId368"/>
        </w:object>
      </w:r>
      <w:r>
        <w:rPr>
          <w:szCs w:val="24"/>
        </w:rPr>
        <w:t>设计值</w:t>
      </w:r>
      <w:r>
        <w:rPr>
          <w:rFonts w:hint="eastAsia"/>
          <w:szCs w:val="24"/>
        </w:rPr>
        <w:t>。如图</w:t>
      </w:r>
      <w:r w:rsidR="00424266">
        <w:rPr>
          <w:szCs w:val="24"/>
        </w:rPr>
        <w:t>4.6</w:t>
      </w:r>
      <w:r>
        <w:rPr>
          <w:szCs w:val="24"/>
        </w:rPr>
        <w:t>为</w:t>
      </w:r>
      <w:r w:rsidRPr="00163E4D">
        <w:rPr>
          <w:position w:val="-12"/>
          <w:szCs w:val="24"/>
        </w:rPr>
        <w:object w:dxaOrig="260" w:dyaOrig="360" w14:anchorId="7A8A8DCE">
          <v:shape id="_x0000_i1207" type="#_x0000_t75" style="width:12.6pt;height:18pt" o:ole="">
            <v:imagedata r:id="rId359" o:title=""/>
          </v:shape>
          <o:OLEObject Type="Embed" ProgID="Equation.DSMT4" ShapeID="_x0000_i1207" DrawAspect="Content" ObjectID="_1619930676" r:id="rId369"/>
        </w:object>
      </w:r>
      <w:r>
        <w:rPr>
          <w:szCs w:val="24"/>
        </w:rPr>
        <w:t>过大时追踪轨迹</w:t>
      </w:r>
      <w:r>
        <w:rPr>
          <w:rFonts w:hint="eastAsia"/>
          <w:szCs w:val="24"/>
        </w:rPr>
        <w:t>。</w:t>
      </w:r>
    </w:p>
    <w:p w14:paraId="691202A5" w14:textId="4232443C" w:rsidR="007C7586" w:rsidRDefault="00BA4C5F" w:rsidP="007C7586">
      <w:pPr>
        <w:jc w:val="center"/>
        <w:rPr>
          <w:szCs w:val="24"/>
        </w:rPr>
      </w:pPr>
      <w:r>
        <w:rPr>
          <w:noProof/>
        </w:rPr>
        <w:drawing>
          <wp:inline distT="0" distB="0" distL="0" distR="0" wp14:anchorId="1D709621" wp14:editId="4A366509">
            <wp:extent cx="3398171"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3400692" cy="2945409"/>
                    </a:xfrm>
                    <a:prstGeom prst="rect">
                      <a:avLst/>
                    </a:prstGeom>
                  </pic:spPr>
                </pic:pic>
              </a:graphicData>
            </a:graphic>
          </wp:inline>
        </w:drawing>
      </w:r>
    </w:p>
    <w:p w14:paraId="72FC5306" w14:textId="19691C11"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4.6</w:t>
      </w:r>
      <w:r w:rsidRPr="00E90A49">
        <w:rPr>
          <w:sz w:val="21"/>
          <w:szCs w:val="21"/>
        </w:rPr>
        <w:t xml:space="preserve"> </w:t>
      </w:r>
      <w:r w:rsidRPr="00E90A49">
        <w:rPr>
          <w:position w:val="-12"/>
          <w:sz w:val="21"/>
          <w:szCs w:val="21"/>
        </w:rPr>
        <w:object w:dxaOrig="260" w:dyaOrig="360" w14:anchorId="306F0BAD">
          <v:shape id="_x0000_i1208" type="#_x0000_t75" style="width:12.6pt;height:18pt" o:ole="">
            <v:imagedata r:id="rId371" o:title=""/>
          </v:shape>
          <o:OLEObject Type="Embed" ProgID="Equation.DSMT4" ShapeID="_x0000_i1208" DrawAspect="Content" ObjectID="_1619930677" r:id="rId372"/>
        </w:object>
      </w:r>
      <w:r w:rsidRPr="00E90A49">
        <w:rPr>
          <w:rFonts w:ascii="宋体" w:hAnsi="宋体"/>
          <w:sz w:val="21"/>
          <w:szCs w:val="21"/>
        </w:rPr>
        <w:t>过大时多旋翼追踪轨迹</w:t>
      </w:r>
    </w:p>
    <w:p w14:paraId="5509FA46" w14:textId="035758B6" w:rsidR="007C7586" w:rsidRDefault="007C7586" w:rsidP="007C7586">
      <w:pPr>
        <w:rPr>
          <w:szCs w:val="24"/>
        </w:rPr>
      </w:pPr>
      <w:r>
        <w:rPr>
          <w:szCs w:val="24"/>
        </w:rPr>
        <w:tab/>
      </w:r>
      <w:r>
        <w:rPr>
          <w:szCs w:val="24"/>
        </w:rPr>
        <w:t>参数</w:t>
      </w:r>
      <w:r w:rsidRPr="00495E3C">
        <w:rPr>
          <w:position w:val="-12"/>
          <w:szCs w:val="24"/>
        </w:rPr>
        <w:object w:dxaOrig="260" w:dyaOrig="360" w14:anchorId="2F1FBECB">
          <v:shape id="_x0000_i1209" type="#_x0000_t75" style="width:12.6pt;height:18pt" o:ole="">
            <v:imagedata r:id="rId373" o:title=""/>
          </v:shape>
          <o:OLEObject Type="Embed" ProgID="Equation.DSMT4" ShapeID="_x0000_i1209" DrawAspect="Content" ObjectID="_1619930678" r:id="rId374"/>
        </w:object>
      </w:r>
      <w:r>
        <w:rPr>
          <w:szCs w:val="24"/>
        </w:rPr>
        <w:t>用于保持多旋翼飞行器始终向目标方向飞行</w:t>
      </w:r>
      <w:r>
        <w:rPr>
          <w:rFonts w:hint="eastAsia"/>
          <w:szCs w:val="24"/>
        </w:rPr>
        <w:t>，</w:t>
      </w:r>
      <w:r>
        <w:rPr>
          <w:szCs w:val="24"/>
        </w:rPr>
        <w:t>即向</w:t>
      </w:r>
      <w:r>
        <w:rPr>
          <w:szCs w:val="24"/>
        </w:rPr>
        <w:t>Z</w:t>
      </w:r>
      <w:r>
        <w:rPr>
          <w:szCs w:val="24"/>
        </w:rPr>
        <w:t>正方向飞行</w:t>
      </w:r>
      <w:r>
        <w:rPr>
          <w:rFonts w:hint="eastAsia"/>
          <w:szCs w:val="24"/>
        </w:rPr>
        <w:t>，</w:t>
      </w:r>
      <w:r w:rsidRPr="00495E3C">
        <w:rPr>
          <w:position w:val="-12"/>
          <w:szCs w:val="24"/>
        </w:rPr>
        <w:object w:dxaOrig="260" w:dyaOrig="360" w14:anchorId="6FE74E81">
          <v:shape id="_x0000_i1210" type="#_x0000_t75" style="width:12.6pt;height:18pt" o:ole="">
            <v:imagedata r:id="rId373" o:title=""/>
          </v:shape>
          <o:OLEObject Type="Embed" ProgID="Equation.DSMT4" ShapeID="_x0000_i1210" DrawAspect="Content" ObjectID="_1619930679" r:id="rId375"/>
        </w:object>
      </w:r>
      <w:r>
        <w:rPr>
          <w:szCs w:val="24"/>
        </w:rPr>
        <w:t>越小</w:t>
      </w:r>
      <w:r>
        <w:rPr>
          <w:rFonts w:hint="eastAsia"/>
          <w:szCs w:val="24"/>
        </w:rPr>
        <w:t>，</w:t>
      </w:r>
      <w:r w:rsidRPr="00495E3C">
        <w:rPr>
          <w:position w:val="-12"/>
          <w:szCs w:val="24"/>
        </w:rPr>
        <w:object w:dxaOrig="240" w:dyaOrig="360" w14:anchorId="17BBA620">
          <v:shape id="_x0000_i1211" type="#_x0000_t75" style="width:12pt;height:18pt" o:ole="">
            <v:imagedata r:id="rId376" o:title=""/>
          </v:shape>
          <o:OLEObject Type="Embed" ProgID="Equation.DSMT4" ShapeID="_x0000_i1211" DrawAspect="Content" ObjectID="_1619930680" r:id="rId377"/>
        </w:object>
      </w:r>
      <w:r>
        <w:rPr>
          <w:szCs w:val="24"/>
        </w:rPr>
        <w:t>越大</w:t>
      </w:r>
      <w:r>
        <w:rPr>
          <w:rFonts w:hint="eastAsia"/>
          <w:szCs w:val="24"/>
        </w:rPr>
        <w:t>，</w:t>
      </w:r>
      <w:r>
        <w:rPr>
          <w:szCs w:val="24"/>
        </w:rPr>
        <w:t>飞行器越快到达目标</w:t>
      </w:r>
      <w:r>
        <w:rPr>
          <w:rFonts w:hint="eastAsia"/>
          <w:szCs w:val="24"/>
        </w:rPr>
        <w:t>。</w:t>
      </w:r>
      <w:r>
        <w:rPr>
          <w:szCs w:val="24"/>
        </w:rPr>
        <w:t>因为在式</w:t>
      </w:r>
      <w:r>
        <w:rPr>
          <w:rFonts w:hint="eastAsia"/>
          <w:szCs w:val="24"/>
        </w:rPr>
        <w:t>（</w:t>
      </w:r>
      <w:r>
        <w:rPr>
          <w:rFonts w:hint="eastAsia"/>
          <w:szCs w:val="24"/>
        </w:rPr>
        <w:t>4</w:t>
      </w:r>
      <w:r>
        <w:rPr>
          <w:szCs w:val="24"/>
        </w:rPr>
        <w:t>5</w:t>
      </w:r>
      <w:r>
        <w:rPr>
          <w:rFonts w:hint="eastAsia"/>
          <w:szCs w:val="24"/>
        </w:rPr>
        <w:t>）中</w:t>
      </w:r>
      <w:r w:rsidRPr="00495E3C">
        <w:rPr>
          <w:position w:val="-12"/>
          <w:szCs w:val="24"/>
        </w:rPr>
        <w:object w:dxaOrig="300" w:dyaOrig="360" w14:anchorId="14E0C576">
          <v:shape id="_x0000_i1212" type="#_x0000_t75" style="width:15pt;height:18pt" o:ole="">
            <v:imagedata r:id="rId378" o:title=""/>
          </v:shape>
          <o:OLEObject Type="Embed" ProgID="Equation.DSMT4" ShapeID="_x0000_i1212" DrawAspect="Content" ObjectID="_1619930681" r:id="rId379"/>
        </w:object>
      </w:r>
      <w:r>
        <w:rPr>
          <w:szCs w:val="24"/>
        </w:rPr>
        <w:t>由两项之和构成</w:t>
      </w:r>
      <w:r>
        <w:rPr>
          <w:rFonts w:hint="eastAsia"/>
          <w:szCs w:val="24"/>
        </w:rPr>
        <w:t>，</w:t>
      </w:r>
      <w:r>
        <w:rPr>
          <w:szCs w:val="24"/>
        </w:rPr>
        <w:t>所以</w:t>
      </w:r>
      <w:r w:rsidRPr="00814839">
        <w:rPr>
          <w:position w:val="-6"/>
          <w:szCs w:val="24"/>
        </w:rPr>
        <w:object w:dxaOrig="200" w:dyaOrig="279" w14:anchorId="0E03FD50">
          <v:shape id="_x0000_i1213" type="#_x0000_t75" style="width:10.8pt;height:13.8pt" o:ole="">
            <v:imagedata r:id="rId380" o:title=""/>
          </v:shape>
          <o:OLEObject Type="Embed" ProgID="Equation.DSMT4" ShapeID="_x0000_i1213" DrawAspect="Content" ObjectID="_1619930682" r:id="rId381"/>
        </w:object>
      </w:r>
      <w:r>
        <w:rPr>
          <w:szCs w:val="24"/>
        </w:rPr>
        <w:t>随时间向</w:t>
      </w:r>
      <w:r w:rsidRPr="00814839">
        <w:rPr>
          <w:position w:val="-12"/>
          <w:szCs w:val="24"/>
        </w:rPr>
        <w:object w:dxaOrig="260" w:dyaOrig="360" w14:anchorId="4A199771">
          <v:shape id="_x0000_i1214" type="#_x0000_t75" style="width:13.2pt;height:18pt" o:ole="">
            <v:imagedata r:id="rId382" o:title=""/>
          </v:shape>
          <o:OLEObject Type="Embed" ProgID="Equation.DSMT4" ShapeID="_x0000_i1214" DrawAspect="Content" ObjectID="_1619930683" r:id="rId383"/>
        </w:object>
      </w:r>
      <w:r>
        <w:rPr>
          <w:szCs w:val="24"/>
        </w:rPr>
        <w:t>变化</w:t>
      </w:r>
      <w:r>
        <w:rPr>
          <w:rFonts w:hint="eastAsia"/>
          <w:szCs w:val="24"/>
        </w:rPr>
        <w:t>，</w:t>
      </w:r>
      <w:r>
        <w:rPr>
          <w:szCs w:val="24"/>
        </w:rPr>
        <w:t>但是没有达到</w:t>
      </w:r>
      <w:r w:rsidRPr="00814839">
        <w:rPr>
          <w:position w:val="-12"/>
          <w:szCs w:val="24"/>
        </w:rPr>
        <w:object w:dxaOrig="260" w:dyaOrig="360" w14:anchorId="52D3986D">
          <v:shape id="_x0000_i1215" type="#_x0000_t75" style="width:13.2pt;height:18pt" o:ole="">
            <v:imagedata r:id="rId382" o:title=""/>
          </v:shape>
          <o:OLEObject Type="Embed" ProgID="Equation.DSMT4" ShapeID="_x0000_i1215" DrawAspect="Content" ObjectID="_1619930684" r:id="rId384"/>
        </w:object>
      </w:r>
      <w:r>
        <w:rPr>
          <w:rFonts w:hint="eastAsia"/>
          <w:szCs w:val="24"/>
        </w:rPr>
        <w:t>。</w:t>
      </w:r>
      <w:r>
        <w:rPr>
          <w:szCs w:val="24"/>
        </w:rPr>
        <w:t>图</w:t>
      </w:r>
      <w:r w:rsidR="00424266">
        <w:rPr>
          <w:rFonts w:hint="eastAsia"/>
          <w:szCs w:val="24"/>
        </w:rPr>
        <w:t>4</w:t>
      </w:r>
      <w:r w:rsidR="00424266">
        <w:rPr>
          <w:szCs w:val="24"/>
        </w:rPr>
        <w:t>.7</w:t>
      </w:r>
      <w:r>
        <w:rPr>
          <w:rFonts w:hint="eastAsia"/>
          <w:szCs w:val="24"/>
        </w:rPr>
        <w:t>可见，当</w:t>
      </w:r>
      <w:r w:rsidRPr="00814839">
        <w:rPr>
          <w:position w:val="-12"/>
          <w:szCs w:val="24"/>
        </w:rPr>
        <w:object w:dxaOrig="940" w:dyaOrig="360" w14:anchorId="1A8B674A">
          <v:shape id="_x0000_i1216" type="#_x0000_t75" style="width:47.4pt;height:18pt" o:ole="">
            <v:imagedata r:id="rId385" o:title=""/>
          </v:shape>
          <o:OLEObject Type="Embed" ProgID="Equation.DSMT4" ShapeID="_x0000_i1216" DrawAspect="Content" ObjectID="_1619930685" r:id="rId386"/>
        </w:object>
      </w:r>
      <w:r>
        <w:rPr>
          <w:szCs w:val="24"/>
        </w:rPr>
        <w:t>时</w:t>
      </w:r>
      <w:r>
        <w:rPr>
          <w:rFonts w:hint="eastAsia"/>
          <w:szCs w:val="24"/>
        </w:rPr>
        <w:t>，去除首尾几帧震荡比较剧烈，中间过程</w:t>
      </w:r>
      <w:r w:rsidRPr="00814839">
        <w:rPr>
          <w:position w:val="-6"/>
          <w:szCs w:val="24"/>
        </w:rPr>
        <w:object w:dxaOrig="200" w:dyaOrig="279" w14:anchorId="7106459E">
          <v:shape id="_x0000_i1217" type="#_x0000_t75" style="width:10.8pt;height:13.8pt" o:ole="">
            <v:imagedata r:id="rId380" o:title=""/>
          </v:shape>
          <o:OLEObject Type="Embed" ProgID="Equation.DSMT4" ShapeID="_x0000_i1217" DrawAspect="Content" ObjectID="_1619930686" r:id="rId387"/>
        </w:object>
      </w:r>
      <w:r>
        <w:rPr>
          <w:szCs w:val="24"/>
        </w:rPr>
        <w:t>始终向</w:t>
      </w:r>
      <w:r>
        <w:rPr>
          <w:rFonts w:hint="eastAsia"/>
          <w:szCs w:val="24"/>
        </w:rPr>
        <w:t>-</w:t>
      </w:r>
      <w:r>
        <w:rPr>
          <w:szCs w:val="24"/>
        </w:rPr>
        <w:t>0.1</w:t>
      </w:r>
      <w:r>
        <w:rPr>
          <w:szCs w:val="24"/>
        </w:rPr>
        <w:t>收敛</w:t>
      </w:r>
      <w:r>
        <w:rPr>
          <w:rFonts w:hint="eastAsia"/>
          <w:szCs w:val="24"/>
        </w:rPr>
        <w:t>。</w:t>
      </w:r>
    </w:p>
    <w:p w14:paraId="7AD33B40" w14:textId="41AC6B58" w:rsidR="007C7586" w:rsidRDefault="00BA4C5F" w:rsidP="007C7586">
      <w:pPr>
        <w:jc w:val="center"/>
        <w:rPr>
          <w:szCs w:val="24"/>
        </w:rPr>
      </w:pPr>
      <w:r>
        <w:rPr>
          <w:noProof/>
        </w:rPr>
        <w:lastRenderedPageBreak/>
        <w:drawing>
          <wp:inline distT="0" distB="0" distL="0" distR="0" wp14:anchorId="0E9EEFB4" wp14:editId="37E56863">
            <wp:extent cx="3382350" cy="2800350"/>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3392234" cy="2808533"/>
                    </a:xfrm>
                    <a:prstGeom prst="rect">
                      <a:avLst/>
                    </a:prstGeom>
                  </pic:spPr>
                </pic:pic>
              </a:graphicData>
            </a:graphic>
          </wp:inline>
        </w:drawing>
      </w:r>
    </w:p>
    <w:p w14:paraId="1494EEB4" w14:textId="50D18E69"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4.7</w:t>
      </w:r>
      <w:r w:rsidRPr="00E90A49">
        <w:rPr>
          <w:rFonts w:ascii="宋体" w:hAnsi="宋体"/>
          <w:sz w:val="21"/>
          <w:szCs w:val="21"/>
        </w:rPr>
        <w:t xml:space="preserve"> 追踪过程</w:t>
      </w:r>
      <w:r w:rsidRPr="00E90A49">
        <w:rPr>
          <w:position w:val="-6"/>
          <w:sz w:val="21"/>
          <w:szCs w:val="21"/>
        </w:rPr>
        <w:object w:dxaOrig="200" w:dyaOrig="279" w14:anchorId="18A9A008">
          <v:shape id="_x0000_i1218" type="#_x0000_t75" style="width:9.6pt;height:14.4pt" o:ole="">
            <v:imagedata r:id="rId389" o:title=""/>
          </v:shape>
          <o:OLEObject Type="Embed" ProgID="Equation.DSMT4" ShapeID="_x0000_i1218" DrawAspect="Content" ObjectID="_1619930687" r:id="rId390"/>
        </w:object>
      </w:r>
      <w:r w:rsidRPr="00E90A49">
        <w:rPr>
          <w:rFonts w:ascii="宋体" w:hAnsi="宋体"/>
          <w:sz w:val="21"/>
          <w:szCs w:val="21"/>
        </w:rPr>
        <w:t>时域图</w:t>
      </w:r>
    </w:p>
    <w:p w14:paraId="4500DB15" w14:textId="78FE357B" w:rsidR="007C7586" w:rsidRDefault="00795C55" w:rsidP="007C7586">
      <w:pPr>
        <w:rPr>
          <w:szCs w:val="24"/>
        </w:rPr>
      </w:pPr>
      <w:r>
        <w:tab/>
      </w:r>
      <w:r>
        <w:rPr>
          <w:rFonts w:hint="eastAsia"/>
        </w:rPr>
        <w:t>在水平面上进行对参数</w:t>
      </w:r>
      <w:r w:rsidRPr="00163E4D">
        <w:rPr>
          <w:position w:val="-12"/>
          <w:szCs w:val="24"/>
        </w:rPr>
        <w:object w:dxaOrig="260" w:dyaOrig="360" w14:anchorId="23198C66">
          <v:shape id="_x0000_i1219" type="#_x0000_t75" style="width:12.6pt;height:18pt" o:ole="">
            <v:imagedata r:id="rId391" o:title=""/>
          </v:shape>
          <o:OLEObject Type="Embed" ProgID="Equation.DSMT4" ShapeID="_x0000_i1219" DrawAspect="Content" ObjectID="_1619930688" r:id="rId392"/>
        </w:object>
      </w:r>
      <w:r>
        <w:rPr>
          <w:rFonts w:hint="eastAsia"/>
          <w:szCs w:val="24"/>
        </w:rPr>
        <w:t>进行影响分析，示意仿真为俯视图，坐标</w:t>
      </w:r>
      <w:r>
        <w:rPr>
          <w:rFonts w:hint="eastAsia"/>
          <w:szCs w:val="24"/>
        </w:rPr>
        <w:t>X,Z</w:t>
      </w:r>
      <w:r>
        <w:rPr>
          <w:rFonts w:hint="eastAsia"/>
          <w:szCs w:val="24"/>
        </w:rPr>
        <w:t>如图</w:t>
      </w:r>
      <w:r w:rsidR="00424266">
        <w:rPr>
          <w:rFonts w:hint="eastAsia"/>
          <w:szCs w:val="24"/>
        </w:rPr>
        <w:t>4</w:t>
      </w:r>
      <w:r w:rsidR="00424266">
        <w:rPr>
          <w:szCs w:val="24"/>
        </w:rPr>
        <w:t>.8</w:t>
      </w:r>
      <w:r>
        <w:rPr>
          <w:rFonts w:hint="eastAsia"/>
          <w:szCs w:val="24"/>
        </w:rPr>
        <w:t>所示，为了</w:t>
      </w:r>
      <w:r w:rsidR="00902329">
        <w:rPr>
          <w:rFonts w:hint="eastAsia"/>
          <w:szCs w:val="24"/>
        </w:rPr>
        <w:t>去除</w:t>
      </w:r>
      <w:r>
        <w:rPr>
          <w:rFonts w:hint="eastAsia"/>
          <w:szCs w:val="24"/>
        </w:rPr>
        <w:t>与水平面控制无关的</w:t>
      </w:r>
      <w:r w:rsidR="00902329">
        <w:rPr>
          <w:rFonts w:hint="eastAsia"/>
          <w:szCs w:val="24"/>
        </w:rPr>
        <w:t>因素影响，设多旋翼以恒定速度向机头方向飞行。</w:t>
      </w:r>
      <w:r w:rsidR="00902329" w:rsidRPr="00163E4D">
        <w:rPr>
          <w:position w:val="-12"/>
          <w:szCs w:val="24"/>
        </w:rPr>
        <w:object w:dxaOrig="260" w:dyaOrig="360" w14:anchorId="75DB5CB0">
          <v:shape id="_x0000_i1220" type="#_x0000_t75" style="width:12.6pt;height:18pt" o:ole="">
            <v:imagedata r:id="rId391" o:title=""/>
          </v:shape>
          <o:OLEObject Type="Embed" ProgID="Equation.DSMT4" ShapeID="_x0000_i1220" DrawAspect="Content" ObjectID="_1619930689" r:id="rId393"/>
        </w:object>
      </w:r>
      <w:r w:rsidR="00902329">
        <w:rPr>
          <w:rFonts w:hint="eastAsia"/>
          <w:szCs w:val="24"/>
        </w:rPr>
        <w:t>是对水平方向偏差的比例控制，因为是对视角的控制，不能过大，当</w:t>
      </w:r>
      <w:r w:rsidR="00902329" w:rsidRPr="00163E4D">
        <w:rPr>
          <w:position w:val="-12"/>
          <w:szCs w:val="24"/>
        </w:rPr>
        <w:object w:dxaOrig="260" w:dyaOrig="360" w14:anchorId="60888FDA">
          <v:shape id="_x0000_i1221" type="#_x0000_t75" style="width:12.6pt;height:18pt" o:ole="">
            <v:imagedata r:id="rId391" o:title=""/>
          </v:shape>
          <o:OLEObject Type="Embed" ProgID="Equation.DSMT4" ShapeID="_x0000_i1221" DrawAspect="Content" ObjectID="_1619930690" r:id="rId394"/>
        </w:object>
      </w:r>
      <w:r w:rsidR="00902329">
        <w:rPr>
          <w:rFonts w:hint="eastAsia"/>
          <w:szCs w:val="24"/>
        </w:rPr>
        <w:t>过大时曲线不稳定。</w:t>
      </w:r>
    </w:p>
    <w:p w14:paraId="46B86F69" w14:textId="69D3D568" w:rsidR="00902329" w:rsidRDefault="00902329" w:rsidP="00902329">
      <w:pPr>
        <w:jc w:val="center"/>
      </w:pPr>
      <w:r>
        <w:rPr>
          <w:rFonts w:hint="eastAsia"/>
          <w:noProof/>
        </w:rPr>
        <w:drawing>
          <wp:inline distT="0" distB="0" distL="0" distR="0" wp14:anchorId="517500F6" wp14:editId="4F4B048B">
            <wp:extent cx="3562350" cy="26717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5.jpg"/>
                    <pic:cNvPicPr/>
                  </pic:nvPicPr>
                  <pic:blipFill>
                    <a:blip r:embed="rId395">
                      <a:extLst>
                        <a:ext uri="{28A0092B-C50C-407E-A947-70E740481C1C}">
                          <a14:useLocalDpi xmlns:a14="http://schemas.microsoft.com/office/drawing/2010/main" val="0"/>
                        </a:ext>
                      </a:extLst>
                    </a:blip>
                    <a:stretch>
                      <a:fillRect/>
                    </a:stretch>
                  </pic:blipFill>
                  <pic:spPr>
                    <a:xfrm>
                      <a:off x="0" y="0"/>
                      <a:ext cx="3585226" cy="2688920"/>
                    </a:xfrm>
                    <a:prstGeom prst="rect">
                      <a:avLst/>
                    </a:prstGeom>
                  </pic:spPr>
                </pic:pic>
              </a:graphicData>
            </a:graphic>
          </wp:inline>
        </w:drawing>
      </w:r>
    </w:p>
    <w:p w14:paraId="7EAEF110" w14:textId="75A21A8E" w:rsidR="00902329" w:rsidRPr="00E90A49" w:rsidRDefault="00902329" w:rsidP="00902329">
      <w:pPr>
        <w:jc w:val="center"/>
        <w:rPr>
          <w:rFonts w:ascii="宋体" w:hAnsi="宋体"/>
          <w:sz w:val="21"/>
          <w:szCs w:val="21"/>
        </w:rPr>
      </w:pPr>
      <w:r w:rsidRPr="00E90A49">
        <w:rPr>
          <w:rFonts w:ascii="宋体" w:hAnsi="宋体" w:hint="eastAsia"/>
          <w:sz w:val="21"/>
          <w:szCs w:val="21"/>
        </w:rPr>
        <w:t>图</w:t>
      </w:r>
      <w:r w:rsidR="00424266">
        <w:rPr>
          <w:sz w:val="21"/>
          <w:szCs w:val="21"/>
        </w:rPr>
        <w:t>4.8</w:t>
      </w:r>
      <w:r w:rsidRPr="00E90A49">
        <w:rPr>
          <w:sz w:val="21"/>
          <w:szCs w:val="21"/>
        </w:rPr>
        <w:t xml:space="preserve"> </w:t>
      </w:r>
      <w:r w:rsidRPr="00E90A49">
        <w:rPr>
          <w:position w:val="-12"/>
          <w:sz w:val="21"/>
          <w:szCs w:val="21"/>
        </w:rPr>
        <w:object w:dxaOrig="260" w:dyaOrig="360" w14:anchorId="6D58DC8F">
          <v:shape id="_x0000_i1222" type="#_x0000_t75" style="width:12.6pt;height:18pt" o:ole="">
            <v:imagedata r:id="rId396" o:title=""/>
          </v:shape>
          <o:OLEObject Type="Embed" ProgID="Equation.DSMT4" ShapeID="_x0000_i1222" DrawAspect="Content" ObjectID="_1619930691" r:id="rId397"/>
        </w:object>
      </w:r>
      <w:r w:rsidRPr="00E90A49">
        <w:rPr>
          <w:rFonts w:ascii="宋体" w:hAnsi="宋体"/>
          <w:sz w:val="21"/>
          <w:szCs w:val="21"/>
        </w:rPr>
        <w:t>过大时多旋翼追踪轨迹</w:t>
      </w:r>
    </w:p>
    <w:p w14:paraId="3DF01097" w14:textId="371D30E5" w:rsidR="00BD7908" w:rsidRPr="00BD7908" w:rsidRDefault="00BD7908" w:rsidP="00BD7908">
      <w:pPr>
        <w:pStyle w:val="2"/>
      </w:pPr>
      <w:bookmarkStart w:id="84" w:name="_Toc9265379"/>
      <w:r>
        <w:rPr>
          <w:rFonts w:hint="eastAsia"/>
        </w:rPr>
        <w:lastRenderedPageBreak/>
        <w:t>4</w:t>
      </w:r>
      <w:r>
        <w:t>.4</w:t>
      </w:r>
      <w:r>
        <w:rPr>
          <w:rFonts w:hint="eastAsia"/>
        </w:rPr>
        <w:t>本章小结</w:t>
      </w:r>
      <w:bookmarkEnd w:id="84"/>
    </w:p>
    <w:p w14:paraId="3103D5DB" w14:textId="7298B456" w:rsidR="00BD7908" w:rsidRDefault="00A06E51" w:rsidP="00BD7908">
      <w:r>
        <w:tab/>
      </w:r>
      <w:r>
        <w:rPr>
          <w:rFonts w:hint="eastAsia"/>
        </w:rPr>
        <w:t>本章是本文的核心章节，详细描述了多旋翼飞行器在目标图像坐标已知的情况下进行视觉伺服的过程，并进行了核心算法公式推导设计。其中</w:t>
      </w:r>
      <w:r>
        <w:rPr>
          <w:rFonts w:hint="eastAsia"/>
        </w:rPr>
        <w:t>4</w:t>
      </w:r>
      <w:r>
        <w:t>.1</w:t>
      </w:r>
      <w:r>
        <w:rPr>
          <w:rFonts w:hint="eastAsia"/>
        </w:rPr>
        <w:t>和</w:t>
      </w:r>
      <w:r>
        <w:rPr>
          <w:rFonts w:hint="eastAsia"/>
        </w:rPr>
        <w:t>4</w:t>
      </w:r>
      <w:r>
        <w:t>.2</w:t>
      </w:r>
      <w:r>
        <w:rPr>
          <w:rFonts w:hint="eastAsia"/>
        </w:rPr>
        <w:t>节分别从竖直平面和水平面解耦地控制设计出发，明确了已知量、可测量量和输出控制向量，设计好控制算法后利用第</w:t>
      </w:r>
      <w:r>
        <w:rPr>
          <w:rFonts w:hint="eastAsia"/>
        </w:rPr>
        <w:t>2</w:t>
      </w:r>
      <w:r>
        <w:rPr>
          <w:rFonts w:hint="eastAsia"/>
        </w:rPr>
        <w:t>章中的分解视觉伺服模型证明了算法的收敛性，证明算法理论上可行。又在</w:t>
      </w:r>
      <w:r>
        <w:rPr>
          <w:rFonts w:hint="eastAsia"/>
        </w:rPr>
        <w:t>4</w:t>
      </w:r>
      <w:r>
        <w:t>.3</w:t>
      </w:r>
      <w:r>
        <w:rPr>
          <w:rFonts w:hint="eastAsia"/>
        </w:rPr>
        <w:t>中进行示意仿真，探讨设置的每个参数对控制有何影响、影响大小和参数本身的大致区间，为后文仿真中的参数整定打下基础。</w:t>
      </w:r>
    </w:p>
    <w:p w14:paraId="674B3157" w14:textId="10951BE5" w:rsidR="0092027F" w:rsidRDefault="0092027F" w:rsidP="00BD7908">
      <w:r>
        <w:tab/>
      </w:r>
      <w:r>
        <w:rPr>
          <w:rFonts w:hint="eastAsia"/>
        </w:rPr>
        <w:t>至此，本文涉及的算法设计部分全部完成，并证明了其理论上的可行性，但是还需要在仿真平台上进行进一步检验，对误差进一步分析，这一部分将在下一章中介绍。</w:t>
      </w:r>
    </w:p>
    <w:p w14:paraId="79461471" w14:textId="5A1DE769" w:rsidR="00424266" w:rsidRPr="00BD7908" w:rsidRDefault="00424266" w:rsidP="00424266">
      <w:pPr>
        <w:widowControl/>
        <w:spacing w:line="240" w:lineRule="auto"/>
        <w:jc w:val="left"/>
      </w:pPr>
      <w:r>
        <w:br w:type="page"/>
      </w:r>
    </w:p>
    <w:p w14:paraId="0D950026" w14:textId="0102F21B" w:rsidR="00B34357" w:rsidRPr="007C7586" w:rsidRDefault="00BD7908" w:rsidP="00157599">
      <w:pPr>
        <w:pStyle w:val="1"/>
      </w:pPr>
      <w:bookmarkStart w:id="85" w:name="_Toc8029072"/>
      <w:bookmarkStart w:id="86" w:name="_Toc5754395"/>
      <w:bookmarkStart w:id="87" w:name="_Toc9265380"/>
      <w:r>
        <w:lastRenderedPageBreak/>
        <w:t>5</w:t>
      </w:r>
      <w:bookmarkEnd w:id="85"/>
      <w:r w:rsidR="00157599">
        <w:t xml:space="preserve"> </w:t>
      </w:r>
      <w:r>
        <w:rPr>
          <w:rFonts w:hint="eastAsia"/>
        </w:rPr>
        <w:t>仿真平台和综合实验</w:t>
      </w:r>
      <w:bookmarkEnd w:id="86"/>
      <w:bookmarkEnd w:id="87"/>
    </w:p>
    <w:p w14:paraId="7F78FCD6" w14:textId="7A5A8A72" w:rsidR="00134FDF" w:rsidRPr="00067929" w:rsidRDefault="005D2FBB" w:rsidP="00067929">
      <w:pPr>
        <w:pStyle w:val="3"/>
        <w:rPr>
          <w:szCs w:val="24"/>
        </w:rPr>
      </w:pPr>
      <w:bookmarkStart w:id="88" w:name="_Toc8029075"/>
      <w:bookmarkStart w:id="89" w:name="_Toc9265381"/>
      <w:r>
        <w:rPr>
          <w:szCs w:val="24"/>
        </w:rPr>
        <w:t>5</w:t>
      </w:r>
      <w:r w:rsidR="006970A3">
        <w:rPr>
          <w:szCs w:val="24"/>
        </w:rPr>
        <w:t>.1</w:t>
      </w:r>
      <w:r w:rsidR="00B34357">
        <w:rPr>
          <w:rFonts w:hint="eastAsia"/>
          <w:szCs w:val="24"/>
        </w:rPr>
        <w:t>仿真环境搭建</w:t>
      </w:r>
      <w:bookmarkEnd w:id="88"/>
      <w:bookmarkEnd w:id="89"/>
    </w:p>
    <w:p w14:paraId="347AB457" w14:textId="4DBF001F" w:rsidR="005454FD" w:rsidRDefault="0011278B" w:rsidP="005454FD">
      <w:pPr>
        <w:widowControl/>
        <w:ind w:firstLine="420"/>
        <w:jc w:val="left"/>
      </w:pPr>
      <w:r>
        <w:fldChar w:fldCharType="begin"/>
      </w:r>
      <w:r>
        <w:instrText xml:space="preserve"> MACROBUTTON MTEditEquationSection2 </w:instrText>
      </w:r>
      <w:r w:rsidRPr="0011278B">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5454FD">
        <w:t>VRML</w:t>
      </w:r>
      <w:r w:rsidR="005454FD">
        <w:t>（</w:t>
      </w:r>
      <w:r w:rsidR="005454FD">
        <w:t>Virtual Reality Modeling Language</w:t>
      </w:r>
      <w:r w:rsidR="005454FD">
        <w:t>）</w:t>
      </w:r>
      <w:r w:rsidR="005454FD">
        <w:rPr>
          <w:rFonts w:hint="eastAsia"/>
        </w:rPr>
        <w:t>是</w:t>
      </w:r>
      <w:r w:rsidR="005454FD" w:rsidRPr="005454FD">
        <w:t>虚拟现实建模语言</w:t>
      </w:r>
      <w:r w:rsidR="00424266" w:rsidRPr="00424266">
        <w:rPr>
          <w:rFonts w:hint="eastAsia"/>
          <w:vertAlign w:val="superscript"/>
        </w:rPr>
        <w:t>[</w:t>
      </w:r>
      <w:r w:rsidR="00424266" w:rsidRPr="00424266">
        <w:rPr>
          <w:vertAlign w:val="superscript"/>
        </w:rPr>
        <w:t>23]</w:t>
      </w:r>
      <w:r w:rsidR="005454FD">
        <w:rPr>
          <w:rFonts w:hint="eastAsia"/>
        </w:rPr>
        <w:t>，即</w:t>
      </w:r>
      <w:r w:rsidR="005454FD">
        <w:t>一种用于建立人们虚构的三维世界</w:t>
      </w:r>
      <w:r w:rsidR="005454FD">
        <w:rPr>
          <w:rFonts w:hint="eastAsia"/>
        </w:rPr>
        <w:t>或</w:t>
      </w:r>
      <w:r w:rsidR="005454FD">
        <w:t>真实世界的场景模型的建模语言，有平台无关性。本质上是一种面向</w:t>
      </w:r>
      <w:r w:rsidR="005454FD">
        <w:t>web</w:t>
      </w:r>
      <w:r w:rsidR="005454FD">
        <w:t>，</w:t>
      </w:r>
      <w:r w:rsidR="005454FD" w:rsidRPr="005454FD">
        <w:t>面向对象</w:t>
      </w:r>
      <w:r w:rsidR="005454FD">
        <w:t>的三维造型语言，而且它是一种</w:t>
      </w:r>
      <w:r w:rsidR="005454FD" w:rsidRPr="005454FD">
        <w:t>解释性语言</w:t>
      </w:r>
      <w:r w:rsidR="005454FD">
        <w:t>。</w:t>
      </w:r>
      <w:r w:rsidR="005454FD">
        <w:t>VRML</w:t>
      </w:r>
      <w:r w:rsidR="005454FD">
        <w:t>的对象称为结点，子结点的集合可以构成复杂的景物。结点可以通过实例得到复用，对它们赋以名字，进行定义后，即可建立动态的</w:t>
      </w:r>
      <w:r w:rsidR="005454FD">
        <w:t>VR</w:t>
      </w:r>
      <w:r w:rsidR="005454FD">
        <w:t>（</w:t>
      </w:r>
      <w:r w:rsidR="005454FD">
        <w:rPr>
          <w:rFonts w:hint="eastAsia"/>
        </w:rPr>
        <w:t>Virtual</w:t>
      </w:r>
      <w:r w:rsidR="005454FD">
        <w:t xml:space="preserve"> </w:t>
      </w:r>
      <w:r w:rsidR="005454FD">
        <w:rPr>
          <w:rFonts w:hint="eastAsia"/>
        </w:rPr>
        <w:t>Reality</w:t>
      </w:r>
      <w:r w:rsidR="005454FD">
        <w:t>）</w:t>
      </w:r>
      <w:r w:rsidR="005454FD">
        <w:rPr>
          <w:rFonts w:hint="eastAsia"/>
        </w:rPr>
        <w:t>，</w:t>
      </w:r>
      <w:r w:rsidR="005454FD">
        <w:t>是目前</w:t>
      </w:r>
      <w:r w:rsidR="005454FD">
        <w:t>Internet</w:t>
      </w:r>
      <w:r w:rsidR="005454FD">
        <w:t>上基于</w:t>
      </w:r>
      <w:r w:rsidR="005454FD">
        <w:t xml:space="preserve"> WWW</w:t>
      </w:r>
      <w:r w:rsidR="005454FD">
        <w:t>的三维互动网站制作的主流语言。</w:t>
      </w:r>
    </w:p>
    <w:p w14:paraId="524EC669" w14:textId="32B8F265" w:rsidR="00A1250C" w:rsidRDefault="00B34357" w:rsidP="005454FD">
      <w:pPr>
        <w:widowControl/>
        <w:ind w:firstLine="420"/>
        <w:jc w:val="left"/>
        <w:rPr>
          <w:szCs w:val="24"/>
        </w:rPr>
      </w:pPr>
      <w:r w:rsidRPr="00145AEF">
        <w:rPr>
          <w:szCs w:val="24"/>
        </w:rPr>
        <w:t>V-Realm Builder</w:t>
      </w:r>
      <w:r w:rsidRPr="00145AEF">
        <w:rPr>
          <w:szCs w:val="24"/>
        </w:rPr>
        <w:t>是一个强大的三维物体结构工具包，</w:t>
      </w:r>
      <w:r w:rsidR="00A1250C">
        <w:rPr>
          <w:rFonts w:hint="eastAsia"/>
          <w:szCs w:val="24"/>
        </w:rPr>
        <w:t>在</w:t>
      </w:r>
      <w:r w:rsidR="00CF75D0">
        <w:rPr>
          <w:szCs w:val="24"/>
        </w:rPr>
        <w:t>MATLAB</w:t>
      </w:r>
      <w:r w:rsidR="00325B92" w:rsidRPr="00145AEF">
        <w:rPr>
          <w:szCs w:val="24"/>
        </w:rPr>
        <w:t>自带的</w:t>
      </w:r>
      <w:r w:rsidR="00A1250C">
        <w:rPr>
          <w:rFonts w:hint="eastAsia"/>
          <w:szCs w:val="24"/>
        </w:rPr>
        <w:t>安装库中，</w:t>
      </w:r>
      <w:r w:rsidRPr="00145AEF">
        <w:rPr>
          <w:szCs w:val="24"/>
        </w:rPr>
        <w:t>它提供了最小</w:t>
      </w:r>
      <w:proofErr w:type="gramStart"/>
      <w:r w:rsidRPr="00145AEF">
        <w:rPr>
          <w:szCs w:val="24"/>
        </w:rPr>
        <w:t>化文件</w:t>
      </w:r>
      <w:proofErr w:type="gramEnd"/>
      <w:r w:rsidRPr="00145AEF">
        <w:rPr>
          <w:szCs w:val="24"/>
        </w:rPr>
        <w:t>存储容量的工具，</w:t>
      </w:r>
      <w:r w:rsidR="00A1250C" w:rsidRPr="00145AEF">
        <w:rPr>
          <w:szCs w:val="24"/>
        </w:rPr>
        <w:t>它生成的三维物体和虚拟世界可以用浏览器</w:t>
      </w:r>
      <w:r w:rsidR="00A1250C">
        <w:rPr>
          <w:rFonts w:hint="eastAsia"/>
          <w:szCs w:val="24"/>
        </w:rPr>
        <w:t>的</w:t>
      </w:r>
      <w:r w:rsidR="00A1250C" w:rsidRPr="00145AEF">
        <w:rPr>
          <w:szCs w:val="24"/>
        </w:rPr>
        <w:t>VRML</w:t>
      </w:r>
      <w:r w:rsidR="00A1250C" w:rsidRPr="00145AEF">
        <w:rPr>
          <w:szCs w:val="24"/>
        </w:rPr>
        <w:t>插件进行观察</w:t>
      </w:r>
      <w:r w:rsidR="00A1250C">
        <w:rPr>
          <w:rFonts w:hint="eastAsia"/>
          <w:szCs w:val="24"/>
        </w:rPr>
        <w:t>，</w:t>
      </w:r>
      <w:r w:rsidRPr="00145AEF">
        <w:rPr>
          <w:szCs w:val="24"/>
        </w:rPr>
        <w:t>而且使复杂物体建模简单化。</w:t>
      </w:r>
    </w:p>
    <w:p w14:paraId="23414A40" w14:textId="77777777" w:rsidR="00180828" w:rsidRDefault="00B34357" w:rsidP="005454FD">
      <w:pPr>
        <w:widowControl/>
        <w:ind w:firstLine="420"/>
        <w:jc w:val="left"/>
        <w:rPr>
          <w:szCs w:val="24"/>
        </w:rPr>
      </w:pPr>
      <w:r w:rsidRPr="00145AEF">
        <w:rPr>
          <w:szCs w:val="24"/>
        </w:rPr>
        <w:t>V-Realm Builder</w:t>
      </w:r>
      <w:r w:rsidR="00A1250C">
        <w:rPr>
          <w:rFonts w:hint="eastAsia"/>
          <w:szCs w:val="24"/>
        </w:rPr>
        <w:t>采用树状图对场景中的三维物体进行多元化描述</w:t>
      </w:r>
      <w:r w:rsidRPr="00145AEF">
        <w:rPr>
          <w:szCs w:val="24"/>
        </w:rPr>
        <w:t>，</w:t>
      </w:r>
      <w:r w:rsidR="00A1250C">
        <w:rPr>
          <w:rFonts w:hint="eastAsia"/>
          <w:szCs w:val="24"/>
        </w:rPr>
        <w:t>树状图中每个节点对应对象的某一个特征，</w:t>
      </w:r>
      <w:r w:rsidRPr="00145AEF">
        <w:rPr>
          <w:szCs w:val="24"/>
        </w:rPr>
        <w:t>可以直接对界面中的每个节点</w:t>
      </w:r>
      <w:r w:rsidR="00A1250C">
        <w:rPr>
          <w:rFonts w:hint="eastAsia"/>
          <w:szCs w:val="24"/>
        </w:rPr>
        <w:t>信息</w:t>
      </w:r>
      <w:r w:rsidRPr="00145AEF">
        <w:rPr>
          <w:szCs w:val="24"/>
        </w:rPr>
        <w:t>编辑，相对应的场景</w:t>
      </w:r>
      <w:r w:rsidR="00A1250C">
        <w:rPr>
          <w:rFonts w:hint="eastAsia"/>
          <w:szCs w:val="24"/>
        </w:rPr>
        <w:t>信息</w:t>
      </w:r>
      <w:r w:rsidRPr="00145AEF">
        <w:rPr>
          <w:szCs w:val="24"/>
        </w:rPr>
        <w:t>立即更改</w:t>
      </w:r>
      <w:r w:rsidR="00A1250C">
        <w:rPr>
          <w:rFonts w:hint="eastAsia"/>
          <w:szCs w:val="24"/>
        </w:rPr>
        <w:t>；</w:t>
      </w:r>
      <w:r w:rsidRPr="00145AEF">
        <w:rPr>
          <w:szCs w:val="24"/>
        </w:rPr>
        <w:t>也可以很容易</w:t>
      </w:r>
      <w:r w:rsidR="00A1250C">
        <w:rPr>
          <w:rFonts w:hint="eastAsia"/>
          <w:szCs w:val="24"/>
        </w:rPr>
        <w:t>地</w:t>
      </w:r>
      <w:r w:rsidRPr="00145AEF">
        <w:rPr>
          <w:szCs w:val="24"/>
        </w:rPr>
        <w:t>对节点进行</w:t>
      </w:r>
      <w:r w:rsidR="00A1250C" w:rsidRPr="00145AEF">
        <w:rPr>
          <w:szCs w:val="24"/>
        </w:rPr>
        <w:t>增加</w:t>
      </w:r>
      <w:r w:rsidR="00A1250C">
        <w:rPr>
          <w:rFonts w:hint="eastAsia"/>
          <w:szCs w:val="24"/>
        </w:rPr>
        <w:t>、</w:t>
      </w:r>
      <w:r w:rsidRPr="00145AEF">
        <w:rPr>
          <w:szCs w:val="24"/>
        </w:rPr>
        <w:t>编辑、修改和删除</w:t>
      </w:r>
      <w:r w:rsidR="00180828">
        <w:rPr>
          <w:rFonts w:hint="eastAsia"/>
          <w:szCs w:val="24"/>
        </w:rPr>
        <w:t>。</w:t>
      </w:r>
      <w:r w:rsidRPr="00145AEF">
        <w:rPr>
          <w:szCs w:val="24"/>
        </w:rPr>
        <w:t>节点</w:t>
      </w:r>
      <w:r w:rsidR="00A1250C" w:rsidRPr="00145AEF">
        <w:rPr>
          <w:szCs w:val="24"/>
        </w:rPr>
        <w:t>可以设置</w:t>
      </w:r>
      <w:r w:rsidR="00A1250C">
        <w:rPr>
          <w:rFonts w:hint="eastAsia"/>
          <w:szCs w:val="24"/>
        </w:rPr>
        <w:t>多种</w:t>
      </w:r>
      <w:r w:rsidRPr="00145AEF">
        <w:rPr>
          <w:szCs w:val="24"/>
        </w:rPr>
        <w:t>属性，比如</w:t>
      </w:r>
      <w:r w:rsidR="00A1250C" w:rsidRPr="00145AEF">
        <w:rPr>
          <w:szCs w:val="24"/>
        </w:rPr>
        <w:t>尺寸</w:t>
      </w:r>
      <w:r w:rsidR="00A1250C">
        <w:rPr>
          <w:rFonts w:hint="eastAsia"/>
          <w:szCs w:val="24"/>
        </w:rPr>
        <w:t>、</w:t>
      </w:r>
      <w:r w:rsidRPr="00145AEF">
        <w:rPr>
          <w:szCs w:val="24"/>
        </w:rPr>
        <w:t>中心点位置、</w:t>
      </w:r>
      <w:r w:rsidR="00A1250C">
        <w:rPr>
          <w:rFonts w:hint="eastAsia"/>
          <w:szCs w:val="24"/>
        </w:rPr>
        <w:t>轴角表示的旋转运动和</w:t>
      </w:r>
      <w:r w:rsidRPr="00145AEF">
        <w:rPr>
          <w:szCs w:val="24"/>
        </w:rPr>
        <w:t>平移运动等，可以通过修改这些属性来改变</w:t>
      </w:r>
      <w:r w:rsidR="00A1250C">
        <w:rPr>
          <w:rFonts w:hint="eastAsia"/>
          <w:szCs w:val="24"/>
        </w:rPr>
        <w:t>对象的初始位姿；并且在节点中可以很容易地添加不同属性的子类，这些</w:t>
      </w:r>
      <w:proofErr w:type="gramStart"/>
      <w:r w:rsidR="00A1250C">
        <w:rPr>
          <w:rFonts w:hint="eastAsia"/>
          <w:szCs w:val="24"/>
        </w:rPr>
        <w:t>子类既可以</w:t>
      </w:r>
      <w:proofErr w:type="gramEnd"/>
      <w:r w:rsidR="00A1250C">
        <w:rPr>
          <w:rFonts w:hint="eastAsia"/>
          <w:szCs w:val="24"/>
        </w:rPr>
        <w:t>是和</w:t>
      </w:r>
      <w:proofErr w:type="gramStart"/>
      <w:r w:rsidR="00A1250C">
        <w:rPr>
          <w:rFonts w:hint="eastAsia"/>
          <w:szCs w:val="24"/>
        </w:rPr>
        <w:t>父类</w:t>
      </w:r>
      <w:proofErr w:type="gramEnd"/>
      <w:r w:rsidR="00A1250C">
        <w:rPr>
          <w:rFonts w:hint="eastAsia"/>
          <w:szCs w:val="24"/>
        </w:rPr>
        <w:t>具有耦合的运动关系的小部件和视角，也可以是描述</w:t>
      </w:r>
      <w:proofErr w:type="gramStart"/>
      <w:r w:rsidR="00A1250C">
        <w:rPr>
          <w:rFonts w:hint="eastAsia"/>
          <w:szCs w:val="24"/>
        </w:rPr>
        <w:t>父类某种</w:t>
      </w:r>
      <w:proofErr w:type="gramEnd"/>
      <w:r w:rsidR="00A1250C">
        <w:rPr>
          <w:rFonts w:hint="eastAsia"/>
          <w:szCs w:val="24"/>
        </w:rPr>
        <w:t>特性的属性声明，这一切取决于创建子类时定义的子类类型</w:t>
      </w:r>
      <w:r w:rsidR="00180828">
        <w:rPr>
          <w:rFonts w:hint="eastAsia"/>
          <w:szCs w:val="24"/>
        </w:rPr>
        <w:t>。</w:t>
      </w:r>
      <w:r w:rsidR="00A1250C">
        <w:rPr>
          <w:rFonts w:hint="eastAsia"/>
          <w:szCs w:val="24"/>
        </w:rPr>
        <w:t>为了更好观察仿真全过程，</w:t>
      </w:r>
      <w:r>
        <w:rPr>
          <w:rFonts w:hint="eastAsia"/>
          <w:szCs w:val="24"/>
        </w:rPr>
        <w:t>同时可以建立多个观察点获取不同角度的图像信息，</w:t>
      </w:r>
      <w:r w:rsidR="00A1250C">
        <w:rPr>
          <w:rFonts w:hint="eastAsia"/>
          <w:szCs w:val="24"/>
        </w:rPr>
        <w:t>通过设置从属关系，既可以让观察点和一些物体一起运动，也可以静止在某处观察，</w:t>
      </w:r>
      <w:r>
        <w:rPr>
          <w:rFonts w:hint="eastAsia"/>
          <w:szCs w:val="24"/>
        </w:rPr>
        <w:t>并且支持设置观察点的位置、角度、从属等信息，全面展现仿真过程中的各个细节</w:t>
      </w:r>
      <w:r w:rsidR="00180828">
        <w:rPr>
          <w:rFonts w:hint="eastAsia"/>
          <w:szCs w:val="24"/>
        </w:rPr>
        <w:t>。除此之外，为了环境更加逼真，物体更加写实，</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sidR="00180828">
        <w:rPr>
          <w:rFonts w:hint="eastAsia"/>
          <w:szCs w:val="24"/>
        </w:rPr>
        <w:t>中还支持添加纹理、涂装、色彩，添加不同角度的环境灯，使搭建的场景具有各种物理特征。</w:t>
      </w:r>
    </w:p>
    <w:p w14:paraId="4866EF4E" w14:textId="2B5BBFE3" w:rsidR="00E9774A" w:rsidRDefault="00B34357" w:rsidP="005454FD">
      <w:pPr>
        <w:widowControl/>
        <w:ind w:firstLine="420"/>
        <w:jc w:val="left"/>
        <w:rPr>
          <w:szCs w:val="24"/>
        </w:rPr>
      </w:pPr>
      <w:r>
        <w:rPr>
          <w:szCs w:val="24"/>
        </w:rPr>
        <w:t>如图</w:t>
      </w:r>
      <w:r w:rsidR="00901C03">
        <w:rPr>
          <w:szCs w:val="24"/>
        </w:rPr>
        <w:t>5.1</w:t>
      </w:r>
      <w:r>
        <w:rPr>
          <w:rFonts w:hint="eastAsia"/>
          <w:szCs w:val="24"/>
        </w:rPr>
        <w:t>，</w:t>
      </w:r>
      <w:r>
        <w:rPr>
          <w:szCs w:val="24"/>
        </w:rPr>
        <w:t>为</w:t>
      </w:r>
      <w:r w:rsidR="00180828">
        <w:rPr>
          <w:rFonts w:hint="eastAsia"/>
          <w:szCs w:val="24"/>
        </w:rPr>
        <w:t>本文</w:t>
      </w:r>
      <w:r>
        <w:rPr>
          <w:szCs w:val="24"/>
        </w:rPr>
        <w:t>实验中</w:t>
      </w:r>
      <w:r w:rsidR="00180828">
        <w:rPr>
          <w:rFonts w:hint="eastAsia"/>
          <w:szCs w:val="24"/>
        </w:rPr>
        <w:t>在</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Pr>
          <w:szCs w:val="24"/>
        </w:rPr>
        <w:t>内</w:t>
      </w:r>
      <w:r w:rsidR="00180828">
        <w:rPr>
          <w:szCs w:val="24"/>
        </w:rPr>
        <w:t>搭建</w:t>
      </w:r>
      <w:r w:rsidR="00180828">
        <w:rPr>
          <w:rFonts w:hint="eastAsia"/>
          <w:szCs w:val="24"/>
        </w:rPr>
        <w:t>的</w:t>
      </w:r>
      <w:r>
        <w:rPr>
          <w:szCs w:val="24"/>
        </w:rPr>
        <w:t>场景</w:t>
      </w:r>
      <w:r w:rsidR="00180828">
        <w:rPr>
          <w:rFonts w:hint="eastAsia"/>
          <w:szCs w:val="24"/>
        </w:rPr>
        <w:t>、目标标志桶和多旋翼飞行器</w:t>
      </w:r>
      <w:r>
        <w:rPr>
          <w:rFonts w:hint="eastAsia"/>
          <w:szCs w:val="24"/>
        </w:rPr>
        <w:t>。</w:t>
      </w:r>
    </w:p>
    <w:p w14:paraId="3CAF68E9" w14:textId="72CA61DB" w:rsidR="00B34357" w:rsidRPr="005454FD" w:rsidRDefault="00180828" w:rsidP="005454FD">
      <w:pPr>
        <w:widowControl/>
        <w:ind w:firstLine="420"/>
        <w:jc w:val="left"/>
      </w:pPr>
      <w:r>
        <w:rPr>
          <w:rFonts w:hint="eastAsia"/>
          <w:szCs w:val="24"/>
        </w:rPr>
        <w:t>在前文中已经阐明，本文的研究重点在于视觉伺服控制算法的研究，在于当目标在图像坐标系中的坐标已知时，使用控制令多旋翼飞行器准确打击</w:t>
      </w:r>
      <w:r w:rsidR="00E9774A">
        <w:rPr>
          <w:rFonts w:hint="eastAsia"/>
          <w:szCs w:val="24"/>
        </w:rPr>
        <w:t>到目标，并且过程中</w:t>
      </w:r>
      <w:r w:rsidR="00E9774A">
        <w:rPr>
          <w:rFonts w:hint="eastAsia"/>
          <w:szCs w:val="24"/>
        </w:rPr>
        <w:lastRenderedPageBreak/>
        <w:t>始终保持目标在视域之内，所以利用图像处理和图像跟踪算法获取每一帧目标的坐标并非重点。所以在建立场景时应该使场景尽量简单明了，不出现对跟踪算法和图像处理的干扰信息，干扰对控制算法结果误差的测评。本文中搭建的场景只有地板、目标和飞行器，正是为了减小获取目标图像坐标的难度，专注于控制算法仿真实验。</w:t>
      </w:r>
    </w:p>
    <w:p w14:paraId="30589673" w14:textId="2E4CD481" w:rsidR="00B34357" w:rsidRDefault="00AD2B3E" w:rsidP="00B34357">
      <w:pPr>
        <w:jc w:val="center"/>
        <w:rPr>
          <w:noProof/>
        </w:rPr>
      </w:pPr>
      <w:r>
        <w:rPr>
          <w:noProof/>
        </w:rPr>
        <w:drawing>
          <wp:inline distT="0" distB="0" distL="0" distR="0" wp14:anchorId="54811DB9" wp14:editId="3EC7DD02">
            <wp:extent cx="5760085" cy="4400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5760085" cy="4400550"/>
                    </a:xfrm>
                    <a:prstGeom prst="rect">
                      <a:avLst/>
                    </a:prstGeom>
                  </pic:spPr>
                </pic:pic>
              </a:graphicData>
            </a:graphic>
          </wp:inline>
        </w:drawing>
      </w:r>
    </w:p>
    <w:p w14:paraId="51909185" w14:textId="0558CB42" w:rsidR="00B34357" w:rsidRPr="00E90A49" w:rsidRDefault="00B34357" w:rsidP="00B34357">
      <w:pPr>
        <w:jc w:val="center"/>
        <w:rPr>
          <w:rFonts w:ascii="宋体" w:hAnsi="宋体"/>
          <w:noProof/>
          <w:sz w:val="21"/>
          <w:szCs w:val="21"/>
        </w:rPr>
      </w:pPr>
      <w:r w:rsidRPr="00E90A49">
        <w:rPr>
          <w:rFonts w:ascii="宋体" w:hAnsi="宋体"/>
          <w:noProof/>
          <w:sz w:val="21"/>
          <w:szCs w:val="21"/>
        </w:rPr>
        <w:t>图</w:t>
      </w:r>
      <w:r w:rsidR="00901C03">
        <w:rPr>
          <w:noProof/>
          <w:sz w:val="21"/>
          <w:szCs w:val="21"/>
        </w:rPr>
        <w:t>5.1</w:t>
      </w:r>
      <w:r w:rsidRPr="00E90A49">
        <w:rPr>
          <w:rFonts w:ascii="宋体" w:hAnsi="宋体"/>
          <w:noProof/>
          <w:sz w:val="21"/>
          <w:szCs w:val="21"/>
        </w:rPr>
        <w:t xml:space="preserve"> 仿真环境</w:t>
      </w:r>
      <w:r w:rsidR="00F04A92" w:rsidRPr="00E90A49">
        <w:rPr>
          <w:rFonts w:ascii="宋体" w:hAnsi="宋体" w:hint="eastAsia"/>
          <w:noProof/>
          <w:sz w:val="21"/>
          <w:szCs w:val="21"/>
        </w:rPr>
        <w:t>视角</w:t>
      </w:r>
      <w:r w:rsidRPr="00E90A49">
        <w:rPr>
          <w:rFonts w:ascii="宋体" w:hAnsi="宋体"/>
          <w:noProof/>
          <w:sz w:val="21"/>
          <w:szCs w:val="21"/>
        </w:rPr>
        <w:t>图</w:t>
      </w:r>
    </w:p>
    <w:p w14:paraId="520E0492" w14:textId="35151A17" w:rsidR="00D060CB" w:rsidRPr="00D060CB" w:rsidRDefault="00134FDF" w:rsidP="00134FDF">
      <w:pPr>
        <w:rPr>
          <w:szCs w:val="24"/>
        </w:rPr>
      </w:pPr>
      <w:r>
        <w:rPr>
          <w:noProof/>
        </w:rPr>
        <w:tab/>
      </w:r>
      <w:r w:rsidR="00067929">
        <w:rPr>
          <w:rFonts w:hint="eastAsia"/>
          <w:noProof/>
        </w:rPr>
        <w:t>在</w:t>
      </w:r>
      <w:r w:rsidR="00067929">
        <w:rPr>
          <w:rFonts w:hint="eastAsia"/>
          <w:szCs w:val="24"/>
        </w:rPr>
        <w:t>V-realm</w:t>
      </w:r>
      <w:r w:rsidR="00067929">
        <w:rPr>
          <w:szCs w:val="24"/>
        </w:rPr>
        <w:t xml:space="preserve"> </w:t>
      </w:r>
      <w:r w:rsidR="00067929">
        <w:rPr>
          <w:rFonts w:hint="eastAsia"/>
          <w:szCs w:val="24"/>
        </w:rPr>
        <w:t>B</w:t>
      </w:r>
      <w:r w:rsidR="00067929">
        <w:rPr>
          <w:szCs w:val="24"/>
        </w:rPr>
        <w:t>uilder</w:t>
      </w:r>
      <w:r w:rsidR="00067929">
        <w:rPr>
          <w:rFonts w:hint="eastAsia"/>
          <w:szCs w:val="24"/>
        </w:rPr>
        <w:t>中的多旋翼模型只是具有位姿、</w:t>
      </w:r>
      <w:r w:rsidR="005947A5">
        <w:rPr>
          <w:rFonts w:hint="eastAsia"/>
          <w:szCs w:val="24"/>
        </w:rPr>
        <w:t>桨</w:t>
      </w:r>
      <w:r w:rsidR="00067929">
        <w:rPr>
          <w:rFonts w:hint="eastAsia"/>
          <w:szCs w:val="24"/>
        </w:rPr>
        <w:t>转速等输入参数的显示模型，并不具有物理引擎支撑，所以需要在</w:t>
      </w:r>
      <w:r w:rsidR="00067929">
        <w:rPr>
          <w:rFonts w:hint="eastAsia"/>
          <w:szCs w:val="24"/>
        </w:rPr>
        <w:t>Simulink</w:t>
      </w:r>
      <w:r w:rsidR="00067929">
        <w:rPr>
          <w:rFonts w:hint="eastAsia"/>
          <w:szCs w:val="24"/>
        </w:rPr>
        <w:t>中</w:t>
      </w:r>
      <w:r w:rsidR="00067929">
        <w:rPr>
          <w:rFonts w:hint="eastAsia"/>
          <w:szCs w:val="24"/>
        </w:rPr>
        <w:t>VR</w:t>
      </w:r>
      <w:r w:rsidR="00067929">
        <w:rPr>
          <w:rFonts w:hint="eastAsia"/>
          <w:szCs w:val="24"/>
        </w:rPr>
        <w:t>模块的外部搭建多旋翼飞行器模型，获取多旋翼的位姿输入和</w:t>
      </w:r>
      <w:r w:rsidR="005947A5">
        <w:rPr>
          <w:rFonts w:hint="eastAsia"/>
          <w:szCs w:val="24"/>
        </w:rPr>
        <w:t>桨</w:t>
      </w:r>
      <w:r w:rsidR="00067929">
        <w:rPr>
          <w:rFonts w:hint="eastAsia"/>
          <w:szCs w:val="24"/>
        </w:rPr>
        <w:t>转速等数据参数。</w:t>
      </w:r>
      <w:r w:rsidR="00D060CB">
        <w:rPr>
          <w:rFonts w:hint="eastAsia"/>
          <w:szCs w:val="24"/>
        </w:rPr>
        <w:t>下文将具体介绍多旋翼飞行器和</w:t>
      </w:r>
      <w:r w:rsidR="00D060CB">
        <w:rPr>
          <w:szCs w:val="24"/>
        </w:rPr>
        <w:t>Animation 3D</w:t>
      </w:r>
      <w:r w:rsidR="00D060CB">
        <w:rPr>
          <w:rFonts w:hint="eastAsia"/>
          <w:szCs w:val="24"/>
        </w:rPr>
        <w:t>中的</w:t>
      </w:r>
      <w:r w:rsidR="00D060CB">
        <w:rPr>
          <w:rFonts w:hint="eastAsia"/>
          <w:szCs w:val="24"/>
        </w:rPr>
        <w:t>VR</w:t>
      </w:r>
      <w:r w:rsidR="00D060CB">
        <w:rPr>
          <w:rFonts w:hint="eastAsia"/>
          <w:szCs w:val="24"/>
        </w:rPr>
        <w:t>模块搭建</w:t>
      </w:r>
      <w:r w:rsidR="00BF09C5">
        <w:rPr>
          <w:rFonts w:hint="eastAsia"/>
          <w:szCs w:val="24"/>
        </w:rPr>
        <w:t>连接</w:t>
      </w:r>
      <w:r w:rsidR="00D060CB">
        <w:rPr>
          <w:rFonts w:hint="eastAsia"/>
          <w:szCs w:val="24"/>
        </w:rPr>
        <w:t>情况。</w:t>
      </w:r>
    </w:p>
    <w:p w14:paraId="322B69B1" w14:textId="7A69BDE0" w:rsidR="00B34357" w:rsidRPr="00EC1EB9" w:rsidRDefault="005D2FBB" w:rsidP="00AB7018">
      <w:pPr>
        <w:pStyle w:val="3"/>
        <w:rPr>
          <w:noProof/>
          <w:szCs w:val="24"/>
        </w:rPr>
      </w:pPr>
      <w:bookmarkStart w:id="90" w:name="_Toc8029076"/>
      <w:bookmarkStart w:id="91" w:name="_Toc9265382"/>
      <w:r>
        <w:rPr>
          <w:noProof/>
          <w:szCs w:val="24"/>
        </w:rPr>
        <w:t>5</w:t>
      </w:r>
      <w:r w:rsidR="006970A3">
        <w:rPr>
          <w:noProof/>
          <w:szCs w:val="24"/>
        </w:rPr>
        <w:t xml:space="preserve">.2 </w:t>
      </w:r>
      <w:bookmarkEnd w:id="90"/>
      <w:r>
        <w:rPr>
          <w:rFonts w:hint="eastAsia"/>
          <w:noProof/>
          <w:szCs w:val="24"/>
        </w:rPr>
        <w:t>综合控制系统框架</w:t>
      </w:r>
      <w:bookmarkEnd w:id="91"/>
    </w:p>
    <w:p w14:paraId="39194496" w14:textId="1927663F" w:rsidR="00E052C6" w:rsidRDefault="00B34357" w:rsidP="00E052C6">
      <w:pPr>
        <w:ind w:firstLine="520"/>
        <w:rPr>
          <w:szCs w:val="24"/>
        </w:rPr>
      </w:pPr>
      <w:r w:rsidRPr="00EC1EB9">
        <w:rPr>
          <w:szCs w:val="24"/>
        </w:rPr>
        <w:t>整个</w:t>
      </w:r>
      <w:r>
        <w:rPr>
          <w:rFonts w:hint="eastAsia"/>
          <w:szCs w:val="24"/>
        </w:rPr>
        <w:t>视觉伺服</w:t>
      </w:r>
      <w:r w:rsidRPr="00EC1EB9">
        <w:rPr>
          <w:szCs w:val="24"/>
        </w:rPr>
        <w:t>仿真系统主要分为</w:t>
      </w:r>
      <w:r w:rsidR="000647EE">
        <w:rPr>
          <w:rFonts w:hint="eastAsia"/>
          <w:szCs w:val="24"/>
        </w:rPr>
        <w:t>四</w:t>
      </w:r>
      <w:r w:rsidRPr="00EC1EB9">
        <w:rPr>
          <w:szCs w:val="24"/>
        </w:rPr>
        <w:t>大部分</w:t>
      </w:r>
      <w:r w:rsidR="003C2BEE">
        <w:rPr>
          <w:rFonts w:hint="eastAsia"/>
          <w:szCs w:val="24"/>
        </w:rPr>
        <w:t>，</w:t>
      </w:r>
      <w:r w:rsidRPr="00EC1EB9">
        <w:rPr>
          <w:szCs w:val="24"/>
        </w:rPr>
        <w:t>分别</w:t>
      </w:r>
      <w:r>
        <w:rPr>
          <w:rFonts w:hint="eastAsia"/>
          <w:szCs w:val="24"/>
        </w:rPr>
        <w:t>为</w:t>
      </w:r>
      <w:r>
        <w:rPr>
          <w:rFonts w:hint="eastAsia"/>
          <w:szCs w:val="24"/>
        </w:rPr>
        <w:t>Simulin</w:t>
      </w:r>
      <w:r>
        <w:rPr>
          <w:szCs w:val="24"/>
        </w:rPr>
        <w:t>k</w:t>
      </w:r>
      <w:r w:rsidR="0037585D">
        <w:rPr>
          <w:szCs w:val="24"/>
        </w:rPr>
        <w:t>多旋翼</w:t>
      </w:r>
      <w:r w:rsidRPr="00EC1EB9">
        <w:rPr>
          <w:szCs w:val="24"/>
        </w:rPr>
        <w:t>模型、</w:t>
      </w:r>
      <w:r w:rsidRPr="00EC1EB9">
        <w:rPr>
          <w:szCs w:val="24"/>
        </w:rPr>
        <w:t>VR</w:t>
      </w:r>
      <w:r>
        <w:rPr>
          <w:szCs w:val="24"/>
        </w:rPr>
        <w:t>模型</w:t>
      </w:r>
      <w:r>
        <w:rPr>
          <w:rFonts w:hint="eastAsia"/>
          <w:szCs w:val="24"/>
        </w:rPr>
        <w:t>、</w:t>
      </w:r>
      <w:r w:rsidR="00E052C6">
        <w:rPr>
          <w:rFonts w:hint="eastAsia"/>
          <w:szCs w:val="24"/>
        </w:rPr>
        <w:t>视觉跟踪算法模块</w:t>
      </w:r>
      <w:r w:rsidR="000647EE">
        <w:rPr>
          <w:rFonts w:hint="eastAsia"/>
          <w:szCs w:val="24"/>
        </w:rPr>
        <w:t>和</w:t>
      </w:r>
      <w:r>
        <w:rPr>
          <w:szCs w:val="24"/>
        </w:rPr>
        <w:t>视觉伺服</w:t>
      </w:r>
      <w:r>
        <w:rPr>
          <w:rFonts w:hint="eastAsia"/>
          <w:szCs w:val="24"/>
        </w:rPr>
        <w:t>控制</w:t>
      </w:r>
      <w:r w:rsidRPr="00EC1EB9">
        <w:rPr>
          <w:szCs w:val="24"/>
        </w:rPr>
        <w:t>模块</w:t>
      </w:r>
      <w:r>
        <w:rPr>
          <w:rFonts w:hint="eastAsia"/>
          <w:szCs w:val="24"/>
        </w:rPr>
        <w:t>，</w:t>
      </w:r>
      <w:r w:rsidR="00E052C6">
        <w:rPr>
          <w:rFonts w:hint="eastAsia"/>
          <w:szCs w:val="24"/>
        </w:rPr>
        <w:t>由这五个部分经过一些坐标变换等辅助运算就</w:t>
      </w:r>
      <w:r w:rsidR="00E052C6">
        <w:rPr>
          <w:rFonts w:hint="eastAsia"/>
          <w:szCs w:val="24"/>
        </w:rPr>
        <w:lastRenderedPageBreak/>
        <w:t>构成了一个完整的仿真系统。首先介绍一些各模块的搭建情况。</w:t>
      </w:r>
    </w:p>
    <w:p w14:paraId="0E9B6FB6" w14:textId="3B682171" w:rsidR="00E052C6" w:rsidRDefault="00E052C6" w:rsidP="00E052C6">
      <w:pPr>
        <w:pStyle w:val="3"/>
      </w:pPr>
      <w:bookmarkStart w:id="92" w:name="_Toc9265383"/>
      <w:r>
        <w:rPr>
          <w:rFonts w:hint="eastAsia"/>
        </w:rPr>
        <w:t>5</w:t>
      </w:r>
      <w:r>
        <w:t>.2.1</w:t>
      </w:r>
      <w:r>
        <w:rPr>
          <w:rFonts w:hint="eastAsia"/>
        </w:rPr>
        <w:t>子模块构成</w:t>
      </w:r>
      <w:bookmarkEnd w:id="92"/>
    </w:p>
    <w:p w14:paraId="24D7BD0D" w14:textId="7C814294" w:rsidR="00E052C6" w:rsidRPr="005079C6" w:rsidRDefault="00901C03" w:rsidP="00E052C6">
      <w:pPr>
        <w:rPr>
          <w:b/>
        </w:rPr>
      </w:pPr>
      <w:r>
        <w:rPr>
          <w:rFonts w:hint="eastAsia"/>
          <w:b/>
        </w:rPr>
        <w:t>1</w:t>
      </w:r>
      <w:r>
        <w:rPr>
          <w:rFonts w:hint="eastAsia"/>
          <w:b/>
        </w:rPr>
        <w:t>、</w:t>
      </w:r>
      <w:r w:rsidR="00E052C6" w:rsidRPr="005079C6">
        <w:rPr>
          <w:rFonts w:hint="eastAsia"/>
          <w:b/>
        </w:rPr>
        <w:t>多旋翼模块</w:t>
      </w:r>
    </w:p>
    <w:p w14:paraId="09779798" w14:textId="0833C1F8" w:rsidR="009E0F75" w:rsidRDefault="009E0F75" w:rsidP="00E052C6">
      <w:r>
        <w:tab/>
      </w:r>
      <w:r>
        <w:rPr>
          <w:rFonts w:hint="eastAsia"/>
        </w:rPr>
        <w:t>多旋翼模块是本文实验中的控制对象，</w:t>
      </w:r>
      <w:r w:rsidR="00577AF2">
        <w:rPr>
          <w:rFonts w:hint="eastAsia"/>
        </w:rPr>
        <w:t>控制算法中的输入角速度和力可以根据多旋翼模型反解出多旋翼的期望速度，本文使用的多旋翼模型也正是使用期望速度</w:t>
      </w:r>
      <w:r w:rsidR="00577AF2" w:rsidRPr="00577AF2">
        <w:rPr>
          <w:position w:val="-14"/>
        </w:rPr>
        <w:object w:dxaOrig="820" w:dyaOrig="380" w14:anchorId="2E16106F">
          <v:shape id="_x0000_i1223" type="#_x0000_t75" style="width:40.8pt;height:18pt" o:ole="">
            <v:imagedata r:id="rId399" o:title=""/>
          </v:shape>
          <o:OLEObject Type="Embed" ProgID="Equation.DSMT4" ShapeID="_x0000_i1223" DrawAspect="Content" ObjectID="_1619930692" r:id="rId400"/>
        </w:object>
      </w:r>
      <w:r w:rsidR="00577AF2">
        <w:rPr>
          <w:rFonts w:hint="eastAsia"/>
        </w:rPr>
        <w:t>和</w:t>
      </w:r>
      <w:r w:rsidR="00C462D1">
        <w:rPr>
          <w:rFonts w:hint="eastAsia"/>
        </w:rPr>
        <w:t>期望</w:t>
      </w:r>
      <w:r w:rsidR="00C46646">
        <w:rPr>
          <w:rFonts w:hint="eastAsia"/>
        </w:rPr>
        <w:t>偏航</w:t>
      </w:r>
      <w:r w:rsidR="00C462D1">
        <w:rPr>
          <w:rFonts w:hint="eastAsia"/>
        </w:rPr>
        <w:t>角速度</w:t>
      </w:r>
      <w:r w:rsidR="00C462D1" w:rsidRPr="00C462D1">
        <w:rPr>
          <w:position w:val="-12"/>
        </w:rPr>
        <w:object w:dxaOrig="300" w:dyaOrig="360" w14:anchorId="7FAA09AE">
          <v:shape id="_x0000_i1224" type="#_x0000_t75" style="width:15pt;height:18pt" o:ole="">
            <v:imagedata r:id="rId401" o:title=""/>
          </v:shape>
          <o:OLEObject Type="Embed" ProgID="Equation.DSMT4" ShapeID="_x0000_i1224" DrawAspect="Content" ObjectID="_1619930693" r:id="rId402"/>
        </w:object>
      </w:r>
      <w:r w:rsidR="00C462D1">
        <w:rPr>
          <w:rFonts w:hint="eastAsia"/>
        </w:rPr>
        <w:t>作为输入控制量进行控制的。多旋翼模型的输出为</w:t>
      </w:r>
      <w:r w:rsidR="00C462D1">
        <w:rPr>
          <w:rFonts w:hint="eastAsia"/>
        </w:rPr>
        <w:t>1</w:t>
      </w:r>
      <w:r w:rsidR="00C462D1">
        <w:t>2</w:t>
      </w:r>
      <w:r w:rsidR="00C462D1">
        <w:rPr>
          <w:rFonts w:hint="eastAsia"/>
        </w:rPr>
        <w:t>维列向量，分别输出的是多旋翼的世界坐标系下坐标、速度、滚转角、俯仰角、偏航角和滚转角速度、俯仰角速度和偏航角速度，可以</w:t>
      </w:r>
      <w:proofErr w:type="gramStart"/>
      <w:r w:rsidR="00C462D1">
        <w:rPr>
          <w:rFonts w:hint="eastAsia"/>
        </w:rPr>
        <w:t>供之后</w:t>
      </w:r>
      <w:proofErr w:type="gramEnd"/>
      <w:r w:rsidR="00C462D1">
        <w:rPr>
          <w:rFonts w:hint="eastAsia"/>
        </w:rPr>
        <w:t>的控制和</w:t>
      </w:r>
      <w:r w:rsidR="00C462D1">
        <w:rPr>
          <w:rFonts w:hint="eastAsia"/>
        </w:rPr>
        <w:t>VR</w:t>
      </w:r>
      <w:r w:rsidR="00C462D1">
        <w:rPr>
          <w:rFonts w:hint="eastAsia"/>
        </w:rPr>
        <w:t>显示模块使用。下面将具体地介绍多旋翼模型内部结构。</w:t>
      </w:r>
    </w:p>
    <w:p w14:paraId="47530FF3" w14:textId="3339AE1F" w:rsidR="00C462D1" w:rsidRDefault="00C462D1" w:rsidP="00E052C6">
      <w:r>
        <w:tab/>
      </w:r>
      <w:r>
        <w:rPr>
          <w:rFonts w:hint="eastAsia"/>
        </w:rPr>
        <w:t>模块的</w:t>
      </w:r>
      <w:r>
        <w:rPr>
          <w:rFonts w:hint="eastAsia"/>
        </w:rPr>
        <w:t>Simulink</w:t>
      </w:r>
      <w:r>
        <w:rPr>
          <w:rFonts w:hint="eastAsia"/>
        </w:rPr>
        <w:t>模型如图</w:t>
      </w:r>
      <w:r w:rsidR="00514775">
        <w:rPr>
          <w:rFonts w:hint="eastAsia"/>
        </w:rPr>
        <w:t>5</w:t>
      </w:r>
      <w:r w:rsidR="00514775">
        <w:t>.2</w:t>
      </w:r>
      <w:r>
        <w:rPr>
          <w:rFonts w:hint="eastAsia"/>
        </w:rPr>
        <w:t>所示，由外部的控制部分（</w:t>
      </w:r>
      <w:r>
        <w:rPr>
          <w:rFonts w:hint="eastAsia"/>
        </w:rPr>
        <w:t>C</w:t>
      </w:r>
      <w:r>
        <w:t>ontrol System</w:t>
      </w:r>
      <w:r>
        <w:rPr>
          <w:rFonts w:hint="eastAsia"/>
        </w:rPr>
        <w:t>）和多旋翼的运动模型（</w:t>
      </w:r>
      <w:r>
        <w:rPr>
          <w:rFonts w:hint="eastAsia"/>
        </w:rPr>
        <w:t>Q</w:t>
      </w:r>
      <w:r>
        <w:t xml:space="preserve">uadcopter </w:t>
      </w:r>
      <w:r w:rsidR="00C46646">
        <w:t>Dynamic</w:t>
      </w:r>
      <w:r>
        <w:rPr>
          <w:rFonts w:hint="eastAsia"/>
        </w:rPr>
        <w:t>）组成，本文实现对多旋翼控制</w:t>
      </w:r>
      <w:r w:rsidR="00C46646">
        <w:rPr>
          <w:rFonts w:hint="eastAsia"/>
        </w:rPr>
        <w:t>主要研究对控制系统的改写和使用。</w:t>
      </w:r>
    </w:p>
    <w:p w14:paraId="202AE0F2" w14:textId="0DB22D67" w:rsidR="009E0F75" w:rsidRDefault="00C462D1" w:rsidP="00012074">
      <w:pPr>
        <w:jc w:val="center"/>
      </w:pPr>
      <w:r>
        <w:rPr>
          <w:noProof/>
        </w:rPr>
        <w:drawing>
          <wp:inline distT="0" distB="0" distL="0" distR="0" wp14:anchorId="22BF592E" wp14:editId="1982BB08">
            <wp:extent cx="5633599" cy="31432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640014" cy="3146829"/>
                    </a:xfrm>
                    <a:prstGeom prst="rect">
                      <a:avLst/>
                    </a:prstGeom>
                    <a:noFill/>
                    <a:ln>
                      <a:noFill/>
                    </a:ln>
                  </pic:spPr>
                </pic:pic>
              </a:graphicData>
            </a:graphic>
          </wp:inline>
        </w:drawing>
      </w:r>
    </w:p>
    <w:p w14:paraId="22886DCF" w14:textId="2B9DCB8C" w:rsidR="009E0F75" w:rsidRPr="00E90A49" w:rsidRDefault="00C462D1" w:rsidP="00C462D1">
      <w:pPr>
        <w:jc w:val="center"/>
        <w:rPr>
          <w:rFonts w:ascii="宋体" w:hAnsi="宋体"/>
          <w:sz w:val="21"/>
          <w:szCs w:val="21"/>
        </w:rPr>
      </w:pPr>
      <w:r w:rsidRPr="00E90A49">
        <w:rPr>
          <w:rFonts w:ascii="宋体" w:hAnsi="宋体" w:hint="eastAsia"/>
          <w:sz w:val="21"/>
          <w:szCs w:val="21"/>
        </w:rPr>
        <w:t>图</w:t>
      </w:r>
      <w:r w:rsidR="00514775">
        <w:rPr>
          <w:sz w:val="21"/>
          <w:szCs w:val="21"/>
        </w:rPr>
        <w:t>5.2</w:t>
      </w:r>
      <w:r w:rsidRPr="00E90A49">
        <w:rPr>
          <w:rFonts w:ascii="宋体" w:hAnsi="宋体"/>
          <w:sz w:val="21"/>
          <w:szCs w:val="21"/>
        </w:rPr>
        <w:t xml:space="preserve"> </w:t>
      </w:r>
      <w:r w:rsidRPr="00E90A49">
        <w:rPr>
          <w:rFonts w:ascii="宋体" w:hAnsi="宋体" w:hint="eastAsia"/>
          <w:sz w:val="21"/>
          <w:szCs w:val="21"/>
        </w:rPr>
        <w:t>多旋翼</w:t>
      </w:r>
      <w:r w:rsidRPr="00E90A49">
        <w:rPr>
          <w:sz w:val="21"/>
          <w:szCs w:val="21"/>
        </w:rPr>
        <w:t>Simulink</w:t>
      </w:r>
      <w:r w:rsidRPr="00E90A49">
        <w:rPr>
          <w:rFonts w:ascii="宋体" w:hAnsi="宋体" w:hint="eastAsia"/>
          <w:sz w:val="21"/>
          <w:szCs w:val="21"/>
        </w:rPr>
        <w:t>模型</w:t>
      </w:r>
    </w:p>
    <w:p w14:paraId="23B7DFF0" w14:textId="2B0B3D37" w:rsidR="009E0F75" w:rsidRDefault="00C46646" w:rsidP="00E052C6">
      <w:r>
        <w:tab/>
      </w:r>
      <w:r>
        <w:rPr>
          <w:rFonts w:hint="eastAsia"/>
        </w:rPr>
        <w:t>多旋翼控制系统中输入量为三个世界坐标系下的速度和偏航角速度</w:t>
      </w:r>
      <w:r w:rsidR="00937514">
        <w:rPr>
          <w:rFonts w:hint="eastAsia"/>
        </w:rPr>
        <w:t>，本实验模型为了贴合使用遥控器控制，控制量输入量级接近信道信号输入，并且为了限制输入信号要求不超过多旋翼自身物理限制，对输入信号添加饱和进行限幅。此外，为了使模型接近</w:t>
      </w:r>
      <w:r w:rsidR="00937514">
        <w:rPr>
          <w:rFonts w:hint="eastAsia"/>
        </w:rPr>
        <w:lastRenderedPageBreak/>
        <w:t>实际使用，还对输入量添加了死区，对过小的输入信号不响应。</w:t>
      </w:r>
    </w:p>
    <w:p w14:paraId="63148655" w14:textId="2D76ECA5" w:rsidR="00937514" w:rsidRDefault="00937514" w:rsidP="005B2C45">
      <w:r>
        <w:tab/>
      </w:r>
      <w:r>
        <w:rPr>
          <w:rFonts w:hint="eastAsia"/>
        </w:rPr>
        <w:t>输入量</w:t>
      </w:r>
      <w:r w:rsidR="00466CCC" w:rsidRPr="00937514">
        <w:rPr>
          <w:position w:val="-14"/>
        </w:rPr>
        <w:object w:dxaOrig="2079" w:dyaOrig="400" w14:anchorId="45DC228E">
          <v:shape id="_x0000_i1225" type="#_x0000_t75" style="width:104.4pt;height:20.4pt" o:ole="">
            <v:imagedata r:id="rId404" o:title=""/>
          </v:shape>
          <o:OLEObject Type="Embed" ProgID="Equation.DSMT4" ShapeID="_x0000_i1225" DrawAspect="Content" ObjectID="_1619930694" r:id="rId405"/>
        </w:object>
      </w:r>
      <w:r>
        <w:rPr>
          <w:rFonts w:hint="eastAsia"/>
        </w:rPr>
        <w:t>是对多旋翼位姿的期望值，</w:t>
      </w:r>
      <w:r w:rsidR="00466CCC">
        <w:rPr>
          <w:rFonts w:hint="eastAsia"/>
        </w:rPr>
        <w:t>而多旋翼本身会输出速度和角速度的实际值，速度上用期望值减去实际值的偏差乘上一个比例系数就是多旋翼的期望加速度。在第二章的多旋翼数学模型建立中，已经建立</w:t>
      </w:r>
      <w:r w:rsidR="005B2C45">
        <w:rPr>
          <w:rFonts w:hint="eastAsia"/>
        </w:rPr>
        <w:t>一些假设，假设多旋翼飞行特点是滚转角和俯仰角都非常小，总拉力约等于多旋翼的重力。</w:t>
      </w:r>
      <w:r w:rsidR="00A062C2">
        <w:rPr>
          <w:rFonts w:hint="eastAsia"/>
        </w:rPr>
        <w:t>输入</w:t>
      </w:r>
      <w:r w:rsidR="00A062C2">
        <w:rPr>
          <w:rFonts w:hint="eastAsia"/>
        </w:rPr>
        <w:t>z</w:t>
      </w:r>
      <w:r w:rsidR="00A062C2">
        <w:rPr>
          <w:rFonts w:hint="eastAsia"/>
        </w:rPr>
        <w:t>方向期望加速度，根据第二章给出的多旋翼高度通道模型，可以得到期望拉力；</w:t>
      </w:r>
      <w:r w:rsidR="005B2C45">
        <w:rPr>
          <w:rFonts w:hint="eastAsia"/>
        </w:rPr>
        <w:t>输入多旋翼偏航角</w:t>
      </w:r>
      <w:r w:rsidR="005B2C45" w:rsidRPr="005B2C45">
        <w:rPr>
          <w:position w:val="-10"/>
        </w:rPr>
        <w:object w:dxaOrig="240" w:dyaOrig="260" w14:anchorId="581C65BD">
          <v:shape id="_x0000_i1226" type="#_x0000_t75" style="width:12pt;height:12.6pt" o:ole="">
            <v:imagedata r:id="rId406" o:title=""/>
          </v:shape>
          <o:OLEObject Type="Embed" ProgID="Equation.DSMT4" ShapeID="_x0000_i1226" DrawAspect="Content" ObjectID="_1619930695" r:id="rId407"/>
        </w:object>
      </w:r>
      <w:r w:rsidR="005B2C45">
        <w:rPr>
          <w:rFonts w:hint="eastAsia"/>
        </w:rPr>
        <w:t>，期望加速度</w:t>
      </w:r>
      <w:r w:rsidR="005B2C45" w:rsidRPr="005B2C45">
        <w:rPr>
          <w:position w:val="-14"/>
        </w:rPr>
        <w:object w:dxaOrig="580" w:dyaOrig="380" w14:anchorId="7D510038">
          <v:shape id="_x0000_i1227" type="#_x0000_t75" style="width:29.4pt;height:18pt" o:ole="">
            <v:imagedata r:id="rId408" o:title=""/>
          </v:shape>
          <o:OLEObject Type="Embed" ProgID="Equation.DSMT4" ShapeID="_x0000_i1227" DrawAspect="Content" ObjectID="_1619930696" r:id="rId409"/>
        </w:object>
      </w:r>
      <w:r w:rsidR="005B2C45">
        <w:rPr>
          <w:rFonts w:hint="eastAsia"/>
        </w:rPr>
        <w:t>可以根据多旋翼模型得到期望俯仰角和滚转角</w:t>
      </w:r>
    </w:p>
    <w:p w14:paraId="51B1E649" w14:textId="5D0B9D30" w:rsidR="005B2C45" w:rsidRPr="005B2C45" w:rsidRDefault="005B2C45" w:rsidP="005B2C45">
      <w:pPr>
        <w:pStyle w:val="MTDisplayEquation"/>
      </w:pPr>
      <w:r>
        <w:tab/>
      </w:r>
      <w:r w:rsidR="00A062C2" w:rsidRPr="005B2C45">
        <w:rPr>
          <w:position w:val="-32"/>
        </w:rPr>
        <w:object w:dxaOrig="2940" w:dyaOrig="760" w14:anchorId="6F725EC4">
          <v:shape id="_x0000_i1228" type="#_x0000_t75" style="width:147pt;height:38.4pt" o:ole="">
            <v:imagedata r:id="rId410" o:title=""/>
          </v:shape>
          <o:OLEObject Type="Embed" ProgID="Equation.DSMT4" ShapeID="_x0000_i1228" DrawAspect="Content" ObjectID="_1619930697" r:id="rId41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5</w:instrText>
        </w:r>
      </w:fldSimple>
      <w:r w:rsidR="00BD18BB">
        <w:instrText>.</w:instrText>
      </w:r>
      <w:fldSimple w:instr=" SEQ MTEqn \c \* Arabic \* MERGEFORMAT ">
        <w:r w:rsidR="0011278B">
          <w:rPr>
            <w:noProof/>
          </w:rPr>
          <w:instrText>1</w:instrText>
        </w:r>
      </w:fldSimple>
      <w:r w:rsidR="00BD18BB">
        <w:instrText>)</w:instrText>
      </w:r>
      <w:r w:rsidR="00BD18BB">
        <w:fldChar w:fldCharType="end"/>
      </w:r>
    </w:p>
    <w:p w14:paraId="2C026CAD" w14:textId="4B4FFB01" w:rsidR="00937514" w:rsidRDefault="00A062C2" w:rsidP="00E052C6">
      <w:r>
        <w:tab/>
      </w:r>
      <w:r>
        <w:rPr>
          <w:rFonts w:hint="eastAsia"/>
        </w:rPr>
        <w:t>通过期望俯仰角</w:t>
      </w:r>
      <w:r w:rsidRPr="00A062C2">
        <w:rPr>
          <w:position w:val="-6"/>
        </w:rPr>
        <w:object w:dxaOrig="200" w:dyaOrig="279" w14:anchorId="49794A32">
          <v:shape id="_x0000_i1229" type="#_x0000_t75" style="width:9.6pt;height:14.4pt" o:ole="">
            <v:imagedata r:id="rId412" o:title=""/>
          </v:shape>
          <o:OLEObject Type="Embed" ProgID="Equation.DSMT4" ShapeID="_x0000_i1229" DrawAspect="Content" ObjectID="_1619930698" r:id="rId413"/>
        </w:object>
      </w:r>
      <w:r>
        <w:rPr>
          <w:rFonts w:hint="eastAsia"/>
        </w:rPr>
        <w:t>和期望滚转角</w:t>
      </w:r>
      <w:r w:rsidRPr="00A062C2">
        <w:rPr>
          <w:position w:val="-10"/>
        </w:rPr>
        <w:object w:dxaOrig="200" w:dyaOrig="320" w14:anchorId="6381E121">
          <v:shape id="_x0000_i1230" type="#_x0000_t75" style="width:9.6pt;height:15.6pt" o:ole="">
            <v:imagedata r:id="rId414" o:title=""/>
          </v:shape>
          <o:OLEObject Type="Embed" ProgID="Equation.DSMT4" ShapeID="_x0000_i1230" DrawAspect="Content" ObjectID="_1619930699" r:id="rId415"/>
        </w:object>
      </w:r>
      <w:r>
        <w:rPr>
          <w:rFonts w:hint="eastAsia"/>
        </w:rPr>
        <w:t>与实际输出值做差，乘以比例系数后可以得到期望滚转角速度和期望俯仰角速度，因为本模型中输入还有期望偏航角速度，所以可以将这三个期望角速度直接减去对应的实际角速度</w:t>
      </w:r>
      <w:r w:rsidRPr="00A062C2">
        <w:rPr>
          <w:position w:val="-10"/>
        </w:rPr>
        <w:object w:dxaOrig="639" w:dyaOrig="260" w14:anchorId="3655704D">
          <v:shape id="_x0000_i1231" type="#_x0000_t75" style="width:32.4pt;height:12.6pt" o:ole="">
            <v:imagedata r:id="rId416" o:title=""/>
          </v:shape>
          <o:OLEObject Type="Embed" ProgID="Equation.DSMT4" ShapeID="_x0000_i1231" DrawAspect="Content" ObjectID="_1619930700" r:id="rId417"/>
        </w:object>
      </w:r>
      <w:r>
        <w:rPr>
          <w:rFonts w:hint="eastAsia"/>
        </w:rPr>
        <w:t>，因为力矩与角速度成正比，所以得到三个角方向的力矩。</w:t>
      </w:r>
    </w:p>
    <w:p w14:paraId="565D3B1D" w14:textId="5F487C0D" w:rsidR="00A062C2" w:rsidRDefault="00A062C2" w:rsidP="00E052C6">
      <w:r>
        <w:tab/>
      </w:r>
      <w:r>
        <w:rPr>
          <w:rFonts w:hint="eastAsia"/>
        </w:rPr>
        <w:t>根据三个角方向的力矩和计算出的期望拉力，可以对</w:t>
      </w:r>
      <w:r w:rsidR="00F27B83">
        <w:rPr>
          <w:rFonts w:hint="eastAsia"/>
        </w:rPr>
        <w:t>多旋翼四个</w:t>
      </w:r>
      <w:proofErr w:type="gramStart"/>
      <w:r w:rsidR="005947A5">
        <w:rPr>
          <w:rFonts w:hint="eastAsia"/>
        </w:rPr>
        <w:t>桨</w:t>
      </w:r>
      <w:proofErr w:type="gramEnd"/>
      <w:r w:rsidR="00F27B83">
        <w:rPr>
          <w:rFonts w:hint="eastAsia"/>
        </w:rPr>
        <w:t>进行转速分配，分配的结果即整个多旋翼控制系统的最终输出，结合多旋翼的动力模型就可以得到在四</w:t>
      </w:r>
      <w:r w:rsidR="005947A5">
        <w:rPr>
          <w:rFonts w:hint="eastAsia"/>
        </w:rPr>
        <w:t>桨</w:t>
      </w:r>
      <w:r w:rsidR="00F27B83">
        <w:rPr>
          <w:rFonts w:hint="eastAsia"/>
        </w:rPr>
        <w:t>转速如此分配时的</w:t>
      </w:r>
      <w:r w:rsidR="00F27B83">
        <w:t>12</w:t>
      </w:r>
      <w:r w:rsidR="00F27B83">
        <w:rPr>
          <w:rFonts w:hint="eastAsia"/>
        </w:rPr>
        <w:t>维输出向量。至此，多旋翼控制系统构建完成。</w:t>
      </w:r>
    </w:p>
    <w:p w14:paraId="53298440" w14:textId="0ED2E37A" w:rsidR="00F27B83" w:rsidRPr="005079C6" w:rsidRDefault="00514775" w:rsidP="00E052C6">
      <w:pPr>
        <w:rPr>
          <w:b/>
        </w:rPr>
      </w:pPr>
      <w:r>
        <w:rPr>
          <w:rFonts w:hint="eastAsia"/>
          <w:b/>
        </w:rPr>
        <w:t>2</w:t>
      </w:r>
      <w:r>
        <w:rPr>
          <w:rFonts w:hint="eastAsia"/>
          <w:b/>
        </w:rPr>
        <w:t>、</w:t>
      </w:r>
      <w:r w:rsidR="00F27B83" w:rsidRPr="005079C6">
        <w:rPr>
          <w:rFonts w:hint="eastAsia"/>
          <w:b/>
        </w:rPr>
        <w:t>VR</w:t>
      </w:r>
      <w:r w:rsidR="00F27B83" w:rsidRPr="005079C6">
        <w:rPr>
          <w:rFonts w:hint="eastAsia"/>
          <w:b/>
        </w:rPr>
        <w:t>模块</w:t>
      </w:r>
    </w:p>
    <w:p w14:paraId="5C1B468D" w14:textId="226538DD" w:rsidR="00AE5B8C" w:rsidRDefault="00AE5B8C" w:rsidP="00E052C6">
      <w:r>
        <w:tab/>
      </w:r>
      <w:r>
        <w:rPr>
          <w:rFonts w:hint="eastAsia"/>
        </w:rPr>
        <w:t>VR</w:t>
      </w:r>
      <w:r>
        <w:rPr>
          <w:rFonts w:hint="eastAsia"/>
        </w:rPr>
        <w:t>模块本身不具有物理引擎，主要作用</w:t>
      </w:r>
      <w:r w:rsidR="000647EE">
        <w:rPr>
          <w:rFonts w:hint="eastAsia"/>
        </w:rPr>
        <w:t>有两种，一种是</w:t>
      </w:r>
      <w:r>
        <w:rPr>
          <w:rFonts w:hint="eastAsia"/>
        </w:rPr>
        <w:t>根据</w:t>
      </w:r>
      <w:r w:rsidR="000647EE">
        <w:rPr>
          <w:rFonts w:hint="eastAsia"/>
        </w:rPr>
        <w:t>期望坐标、姿态</w:t>
      </w:r>
      <w:r>
        <w:rPr>
          <w:rFonts w:hint="eastAsia"/>
        </w:rPr>
        <w:t>输入在虚拟场景中显示仿真过程</w:t>
      </w:r>
      <w:r w:rsidR="000647EE">
        <w:rPr>
          <w:rFonts w:hint="eastAsia"/>
        </w:rPr>
        <w:t>，</w:t>
      </w:r>
      <w:r>
        <w:rPr>
          <w:rFonts w:hint="eastAsia"/>
        </w:rPr>
        <w:t>可视化验证算法</w:t>
      </w:r>
      <w:r w:rsidR="00C773E9">
        <w:rPr>
          <w:rFonts w:hint="eastAsia"/>
        </w:rPr>
        <w:t>；</w:t>
      </w:r>
      <w:r w:rsidR="000647EE">
        <w:rPr>
          <w:rFonts w:hint="eastAsia"/>
        </w:rPr>
        <w:t>第二种是通过设置视角</w:t>
      </w:r>
      <w:r>
        <w:rPr>
          <w:rFonts w:hint="eastAsia"/>
        </w:rPr>
        <w:t>获取摄像机视域图像。</w:t>
      </w:r>
      <w:r w:rsidR="000647EE">
        <w:rPr>
          <w:rFonts w:hint="eastAsia"/>
        </w:rPr>
        <w:t>本实验中</w:t>
      </w:r>
      <w:r w:rsidR="000647EE">
        <w:rPr>
          <w:rFonts w:hint="eastAsia"/>
        </w:rPr>
        <w:t>VR</w:t>
      </w:r>
      <w:r w:rsidR="000647EE">
        <w:rPr>
          <w:rFonts w:hint="eastAsia"/>
        </w:rPr>
        <w:t>模块分为两块，一块输入目标期望的移动方式，做多种目标移动方式的仿真</w:t>
      </w:r>
      <w:r w:rsidR="00C773E9">
        <w:rPr>
          <w:rFonts w:hint="eastAsia"/>
        </w:rPr>
        <w:t>；</w:t>
      </w:r>
      <w:r w:rsidR="000647EE">
        <w:rPr>
          <w:rFonts w:hint="eastAsia"/>
        </w:rPr>
        <w:t>另一块连接多旋翼模块，显示仿真过程并获取摄像头图像。主要部分是</w:t>
      </w:r>
      <w:r w:rsidR="00C773E9">
        <w:rPr>
          <w:rFonts w:hint="eastAsia"/>
        </w:rPr>
        <w:t>多旋翼的显示仿真，</w:t>
      </w:r>
      <w:r>
        <w:rPr>
          <w:rFonts w:hint="eastAsia"/>
        </w:rPr>
        <w:t>为了显示仿真过程，如图</w:t>
      </w:r>
      <w:r w:rsidR="00514775">
        <w:rPr>
          <w:rFonts w:hint="eastAsia"/>
        </w:rPr>
        <w:t>5</w:t>
      </w:r>
      <w:r w:rsidR="00514775">
        <w:t>.3</w:t>
      </w:r>
      <w:r w:rsidR="005947A5">
        <w:rPr>
          <w:rFonts w:hint="eastAsia"/>
        </w:rPr>
        <w:t>左</w:t>
      </w:r>
      <w:r>
        <w:rPr>
          <w:rFonts w:hint="eastAsia"/>
        </w:rPr>
        <w:t>所示，需要输入多旋翼平移和轴角旋转向量，输出的是固连在多旋翼前方的摄像机获得的</w:t>
      </w:r>
      <w:r>
        <w:rPr>
          <w:rFonts w:hint="eastAsia"/>
        </w:rPr>
        <w:t>DriverView</w:t>
      </w:r>
      <w:r>
        <w:rPr>
          <w:rFonts w:hint="eastAsia"/>
        </w:rPr>
        <w:t>图像，作为下一步图像跟踪算法的输入图像。</w:t>
      </w:r>
    </w:p>
    <w:p w14:paraId="63D2F589" w14:textId="36F3C33C" w:rsidR="00AB150F" w:rsidRDefault="00F27B83" w:rsidP="00AB150F">
      <w:pPr>
        <w:jc w:val="center"/>
      </w:pPr>
      <w:r>
        <w:rPr>
          <w:noProof/>
        </w:rPr>
        <w:lastRenderedPageBreak/>
        <w:drawing>
          <wp:inline distT="0" distB="0" distL="0" distR="0" wp14:anchorId="2BD2882F" wp14:editId="48556B2D">
            <wp:extent cx="2473676" cy="20383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481057" cy="2044432"/>
                    </a:xfrm>
                    <a:prstGeom prst="rect">
                      <a:avLst/>
                    </a:prstGeom>
                    <a:noFill/>
                    <a:ln>
                      <a:noFill/>
                    </a:ln>
                  </pic:spPr>
                </pic:pic>
              </a:graphicData>
            </a:graphic>
          </wp:inline>
        </w:drawing>
      </w:r>
      <w:r w:rsidR="00AB150F">
        <w:rPr>
          <w:noProof/>
        </w:rPr>
        <w:drawing>
          <wp:inline distT="0" distB="0" distL="0" distR="0" wp14:anchorId="40959C47" wp14:editId="46993492">
            <wp:extent cx="2744107"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753314" cy="2006961"/>
                    </a:xfrm>
                    <a:prstGeom prst="rect">
                      <a:avLst/>
                    </a:prstGeom>
                    <a:noFill/>
                    <a:ln>
                      <a:noFill/>
                    </a:ln>
                  </pic:spPr>
                </pic:pic>
              </a:graphicData>
            </a:graphic>
          </wp:inline>
        </w:drawing>
      </w:r>
    </w:p>
    <w:p w14:paraId="55541AB6" w14:textId="551B885F" w:rsidR="00F27B83" w:rsidRPr="00E90A49" w:rsidRDefault="00AB150F" w:rsidP="00AB150F">
      <w:pPr>
        <w:jc w:val="center"/>
        <w:rPr>
          <w:rFonts w:ascii="宋体" w:hAnsi="宋体"/>
          <w:sz w:val="21"/>
          <w:szCs w:val="21"/>
        </w:rPr>
      </w:pPr>
      <w:r w:rsidRPr="00E90A49">
        <w:rPr>
          <w:rFonts w:ascii="宋体" w:hAnsi="宋体" w:hint="eastAsia"/>
          <w:sz w:val="21"/>
          <w:szCs w:val="21"/>
        </w:rPr>
        <w:t>图</w:t>
      </w:r>
      <w:r w:rsidR="00514775">
        <w:rPr>
          <w:sz w:val="21"/>
          <w:szCs w:val="21"/>
        </w:rPr>
        <w:t>5.3</w:t>
      </w:r>
      <w:r w:rsidRPr="00E90A49">
        <w:rPr>
          <w:sz w:val="21"/>
          <w:szCs w:val="21"/>
        </w:rPr>
        <w:t xml:space="preserve"> VR</w:t>
      </w:r>
      <w:r w:rsidRPr="00E90A49">
        <w:rPr>
          <w:rFonts w:ascii="宋体" w:hAnsi="宋体" w:hint="eastAsia"/>
          <w:sz w:val="21"/>
          <w:szCs w:val="21"/>
        </w:rPr>
        <w:t>模块输入输出和结构图</w:t>
      </w:r>
    </w:p>
    <w:p w14:paraId="4276EFC6" w14:textId="4C652522" w:rsidR="00221C6D" w:rsidRDefault="0098381E" w:rsidP="00E052C6">
      <w:pPr>
        <w:rPr>
          <w:szCs w:val="24"/>
        </w:rPr>
      </w:pPr>
      <w:r>
        <w:tab/>
      </w:r>
      <w:r w:rsidR="00221C6D">
        <w:rPr>
          <w:rFonts w:hint="eastAsia"/>
        </w:rPr>
        <w:t>为了在</w:t>
      </w:r>
      <w:r w:rsidR="00221C6D">
        <w:rPr>
          <w:rFonts w:hint="eastAsia"/>
        </w:rPr>
        <w:t>Simulink</w:t>
      </w:r>
      <w:r w:rsidR="00221C6D">
        <w:rPr>
          <w:rFonts w:hint="eastAsia"/>
        </w:rPr>
        <w:t>中实现视景仿真，选用</w:t>
      </w:r>
      <w:r w:rsidR="00221C6D">
        <w:rPr>
          <w:rFonts w:hint="eastAsia"/>
        </w:rPr>
        <w:t>S</w:t>
      </w:r>
      <w:r w:rsidR="00221C6D">
        <w:t>i</w:t>
      </w:r>
      <w:r w:rsidR="00221C6D">
        <w:rPr>
          <w:rFonts w:hint="eastAsia"/>
        </w:rPr>
        <w:t>mulink</w:t>
      </w:r>
      <w:r w:rsidR="00221C6D">
        <w:rPr>
          <w:rFonts w:hint="eastAsia"/>
        </w:rPr>
        <w:t>中</w:t>
      </w:r>
      <w:r w:rsidR="00221C6D" w:rsidRPr="00FE52ED">
        <w:rPr>
          <w:szCs w:val="24"/>
        </w:rPr>
        <w:t>虚拟现实工具箱</w:t>
      </w:r>
      <w:r w:rsidR="00221C6D" w:rsidRPr="00FE52ED">
        <w:rPr>
          <w:szCs w:val="24"/>
        </w:rPr>
        <w:t>Simulink 3D Animation</w:t>
      </w:r>
      <w:r w:rsidR="00221C6D">
        <w:rPr>
          <w:rFonts w:hint="eastAsia"/>
          <w:szCs w:val="24"/>
        </w:rPr>
        <w:t>中的</w:t>
      </w:r>
      <w:r w:rsidR="00221C6D">
        <w:rPr>
          <w:rFonts w:hint="eastAsia"/>
          <w:szCs w:val="24"/>
        </w:rPr>
        <w:t>VR</w:t>
      </w:r>
      <w:r w:rsidR="00221C6D">
        <w:rPr>
          <w:szCs w:val="24"/>
        </w:rPr>
        <w:t xml:space="preserve"> 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模块。它们可以很方便地将在</w:t>
      </w:r>
      <w:r w:rsidR="00221C6D">
        <w:rPr>
          <w:rFonts w:hint="eastAsia"/>
          <w:szCs w:val="24"/>
        </w:rPr>
        <w:t>V</w:t>
      </w:r>
      <w:r w:rsidR="00221C6D">
        <w:rPr>
          <w:szCs w:val="24"/>
        </w:rPr>
        <w:t>-Realm</w:t>
      </w:r>
      <w:r w:rsidR="00221C6D">
        <w:rPr>
          <w:rFonts w:hint="eastAsia"/>
          <w:szCs w:val="24"/>
        </w:rPr>
        <w:t xml:space="preserve"> </w:t>
      </w:r>
      <w:r w:rsidR="00221C6D">
        <w:rPr>
          <w:szCs w:val="24"/>
        </w:rPr>
        <w:t>Builder</w:t>
      </w:r>
      <w:r w:rsidR="00221C6D">
        <w:rPr>
          <w:rFonts w:hint="eastAsia"/>
          <w:szCs w:val="24"/>
        </w:rPr>
        <w:t>中构建的虚拟场景导入，并且导入也可以直接在</w:t>
      </w:r>
      <w:r w:rsidR="00221C6D">
        <w:rPr>
          <w:szCs w:val="24"/>
        </w:rPr>
        <w:t>Editor</w:t>
      </w:r>
      <w:r w:rsidR="00221C6D">
        <w:rPr>
          <w:rFonts w:hint="eastAsia"/>
          <w:szCs w:val="24"/>
        </w:rPr>
        <w:t>中添加、编辑、删除场景的所有信息，可以高效地及时修改虚拟场景。使用</w:t>
      </w:r>
      <w:r w:rsidR="00221C6D">
        <w:rPr>
          <w:rFonts w:hint="eastAsia"/>
          <w:szCs w:val="24"/>
        </w:rPr>
        <w:t>VR</w:t>
      </w:r>
      <w:r w:rsidR="00221C6D">
        <w:rPr>
          <w:szCs w:val="24"/>
        </w:rPr>
        <w:t xml:space="preserve"> </w:t>
      </w:r>
      <w:r w:rsidR="00221C6D">
        <w:rPr>
          <w:rFonts w:hint="eastAsia"/>
          <w:szCs w:val="24"/>
        </w:rPr>
        <w:t>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需要</w:t>
      </w:r>
    </w:p>
    <w:p w14:paraId="5F4E594C" w14:textId="195B9155" w:rsidR="005947A5" w:rsidRDefault="005947A5" w:rsidP="00E052C6">
      <w:pPr>
        <w:rPr>
          <w:szCs w:val="24"/>
        </w:rPr>
      </w:pPr>
      <w:r>
        <w:rPr>
          <w:szCs w:val="24"/>
        </w:rPr>
        <w:tab/>
      </w:r>
      <w:r>
        <w:rPr>
          <w:rFonts w:hint="eastAsia"/>
          <w:szCs w:val="24"/>
        </w:rPr>
        <w:t>在图</w:t>
      </w:r>
      <w:r w:rsidR="00D17ED8">
        <w:rPr>
          <w:rFonts w:hint="eastAsia"/>
          <w:szCs w:val="24"/>
        </w:rPr>
        <w:t>5</w:t>
      </w:r>
      <w:r w:rsidR="00D17ED8">
        <w:rPr>
          <w:szCs w:val="24"/>
        </w:rPr>
        <w:t>.3</w:t>
      </w:r>
      <w:r>
        <w:rPr>
          <w:rFonts w:hint="eastAsia"/>
          <w:szCs w:val="24"/>
        </w:rPr>
        <w:t>右中展示了</w:t>
      </w:r>
      <w:r>
        <w:rPr>
          <w:rFonts w:hint="eastAsia"/>
          <w:szCs w:val="24"/>
        </w:rPr>
        <w:t>VR</w:t>
      </w:r>
      <w:r>
        <w:rPr>
          <w:rFonts w:hint="eastAsia"/>
          <w:szCs w:val="24"/>
        </w:rPr>
        <w:t>模块的具体搭建方式，为了输入多旋翼输出的</w:t>
      </w:r>
      <w:r w:rsidR="000B374F">
        <w:rPr>
          <w:rFonts w:hint="eastAsia"/>
          <w:szCs w:val="24"/>
        </w:rPr>
        <w:t>平移坐标和旋转轴角矩阵</w:t>
      </w:r>
      <w:r>
        <w:rPr>
          <w:rFonts w:hint="eastAsia"/>
          <w:szCs w:val="24"/>
        </w:rPr>
        <w:t>，选择</w:t>
      </w:r>
      <w:r>
        <w:rPr>
          <w:rFonts w:hint="eastAsia"/>
          <w:szCs w:val="24"/>
        </w:rPr>
        <w:t>VR</w:t>
      </w:r>
      <w:r>
        <w:rPr>
          <w:szCs w:val="24"/>
        </w:rPr>
        <w:t xml:space="preserve"> </w:t>
      </w:r>
      <w:r>
        <w:rPr>
          <w:rFonts w:hint="eastAsia"/>
          <w:szCs w:val="24"/>
        </w:rPr>
        <w:t>Sink</w:t>
      </w:r>
      <w:r>
        <w:rPr>
          <w:rFonts w:hint="eastAsia"/>
          <w:szCs w:val="24"/>
        </w:rPr>
        <w:t>模块作为</w:t>
      </w:r>
      <w:r>
        <w:rPr>
          <w:rFonts w:hint="eastAsia"/>
          <w:szCs w:val="24"/>
        </w:rPr>
        <w:t>VR</w:t>
      </w:r>
      <w:r>
        <w:rPr>
          <w:rFonts w:hint="eastAsia"/>
          <w:szCs w:val="24"/>
        </w:rPr>
        <w:t>输入，并且</w:t>
      </w:r>
      <w:proofErr w:type="gramStart"/>
      <w:r>
        <w:rPr>
          <w:rFonts w:hint="eastAsia"/>
          <w:szCs w:val="24"/>
        </w:rPr>
        <w:t>将桨的转速</w:t>
      </w:r>
      <w:proofErr w:type="gramEnd"/>
      <w:r>
        <w:rPr>
          <w:rFonts w:hint="eastAsia"/>
          <w:szCs w:val="24"/>
        </w:rPr>
        <w:t>参数分别接入</w:t>
      </w:r>
      <w:proofErr w:type="gramStart"/>
      <w:r>
        <w:rPr>
          <w:rFonts w:hint="eastAsia"/>
          <w:szCs w:val="24"/>
        </w:rPr>
        <w:t>桨</w:t>
      </w:r>
      <w:proofErr w:type="gramEnd"/>
      <w:r>
        <w:rPr>
          <w:rFonts w:hint="eastAsia"/>
          <w:szCs w:val="24"/>
        </w:rPr>
        <w:t>转速的输入。选用</w:t>
      </w:r>
      <w:r>
        <w:rPr>
          <w:rFonts w:hint="eastAsia"/>
          <w:szCs w:val="24"/>
        </w:rPr>
        <w:t>VR</w:t>
      </w:r>
      <w:r>
        <w:rPr>
          <w:szCs w:val="24"/>
        </w:rPr>
        <w:t xml:space="preserve"> </w:t>
      </w:r>
      <w:r>
        <w:rPr>
          <w:rFonts w:hint="eastAsia"/>
          <w:szCs w:val="24"/>
        </w:rPr>
        <w:t>To</w:t>
      </w:r>
      <w:r>
        <w:rPr>
          <w:szCs w:val="24"/>
        </w:rPr>
        <w:t xml:space="preserve"> </w:t>
      </w:r>
      <w:r>
        <w:rPr>
          <w:rFonts w:hint="eastAsia"/>
          <w:szCs w:val="24"/>
        </w:rPr>
        <w:t>Video</w:t>
      </w:r>
      <w:r>
        <w:rPr>
          <w:rFonts w:hint="eastAsia"/>
          <w:szCs w:val="24"/>
        </w:rPr>
        <w:t>模块</w:t>
      </w:r>
      <w:r w:rsidR="000B374F">
        <w:rPr>
          <w:rFonts w:hint="eastAsia"/>
          <w:szCs w:val="24"/>
        </w:rPr>
        <w:t>，同样接入多旋翼的平移坐标和旋转轴角矩阵，因为图像追踪算法需要的是多旋翼摄像头第一视角图像，并且摄像头固连在多旋翼机架前方，所以在</w:t>
      </w:r>
      <w:r w:rsidR="000B374F">
        <w:rPr>
          <w:rFonts w:hint="eastAsia"/>
          <w:szCs w:val="24"/>
        </w:rPr>
        <w:t>VR</w:t>
      </w:r>
      <w:r w:rsidR="000B374F">
        <w:rPr>
          <w:szCs w:val="24"/>
        </w:rPr>
        <w:t xml:space="preserve"> </w:t>
      </w:r>
      <w:r w:rsidR="000B374F">
        <w:rPr>
          <w:rFonts w:hint="eastAsia"/>
          <w:szCs w:val="24"/>
        </w:rPr>
        <w:t>Builder</w:t>
      </w:r>
      <w:r w:rsidR="000B374F">
        <w:rPr>
          <w:rFonts w:hint="eastAsia"/>
          <w:szCs w:val="24"/>
        </w:rPr>
        <w:t>中设置</w:t>
      </w:r>
      <w:r w:rsidR="000B374F">
        <w:rPr>
          <w:rFonts w:hint="eastAsia"/>
          <w:szCs w:val="24"/>
        </w:rPr>
        <w:t>DriverView</w:t>
      </w:r>
      <w:r w:rsidR="000B374F">
        <w:rPr>
          <w:rFonts w:hint="eastAsia"/>
          <w:szCs w:val="24"/>
        </w:rPr>
        <w:t>为多旋翼下子类，并且位于机架正前方，以达到视角要求。为了视角保持</w:t>
      </w:r>
      <w:r w:rsidR="000B374F">
        <w:rPr>
          <w:rFonts w:hint="eastAsia"/>
          <w:szCs w:val="24"/>
        </w:rPr>
        <w:t>DriverView</w:t>
      </w:r>
      <w:r w:rsidR="000B374F">
        <w:rPr>
          <w:rFonts w:hint="eastAsia"/>
          <w:szCs w:val="24"/>
        </w:rPr>
        <w:t>不跳变</w:t>
      </w:r>
      <w:r w:rsidR="00AE3D17">
        <w:rPr>
          <w:rFonts w:hint="eastAsia"/>
          <w:szCs w:val="24"/>
        </w:rPr>
        <w:t>到其他观察视角</w:t>
      </w:r>
      <w:r w:rsidR="000B374F">
        <w:rPr>
          <w:rFonts w:hint="eastAsia"/>
          <w:szCs w:val="24"/>
        </w:rPr>
        <w:t>，外接置</w:t>
      </w:r>
      <w:r w:rsidR="000B374F">
        <w:rPr>
          <w:rFonts w:hint="eastAsia"/>
          <w:szCs w:val="24"/>
        </w:rPr>
        <w:t>1</w:t>
      </w:r>
      <w:r w:rsidR="000B374F">
        <w:rPr>
          <w:rFonts w:hint="eastAsia"/>
          <w:szCs w:val="24"/>
        </w:rPr>
        <w:t>信号到</w:t>
      </w:r>
      <w:r w:rsidR="000B374F">
        <w:rPr>
          <w:rFonts w:hint="eastAsia"/>
          <w:szCs w:val="24"/>
        </w:rPr>
        <w:t>DriverView</w:t>
      </w:r>
      <w:r w:rsidR="000B374F">
        <w:rPr>
          <w:rFonts w:hint="eastAsia"/>
          <w:szCs w:val="24"/>
        </w:rPr>
        <w:t>的设置开关，因此</w:t>
      </w:r>
      <w:r w:rsidR="000B374F">
        <w:rPr>
          <w:rFonts w:hint="eastAsia"/>
          <w:szCs w:val="24"/>
        </w:rPr>
        <w:t>VR</w:t>
      </w:r>
      <w:r w:rsidR="000B374F">
        <w:rPr>
          <w:rFonts w:hint="eastAsia"/>
          <w:szCs w:val="24"/>
        </w:rPr>
        <w:t>模块的输出就可以保证是固连在多旋翼机架前方的摄像头第一视角图像，达到图像追踪需求。</w:t>
      </w:r>
    </w:p>
    <w:p w14:paraId="23DC01C8" w14:textId="6A4EEBD6" w:rsidR="005947A5" w:rsidRDefault="00514775" w:rsidP="00E052C6">
      <w:pPr>
        <w:rPr>
          <w:b/>
          <w:szCs w:val="24"/>
        </w:rPr>
      </w:pPr>
      <w:r>
        <w:rPr>
          <w:rFonts w:hint="eastAsia"/>
          <w:b/>
          <w:szCs w:val="24"/>
        </w:rPr>
        <w:t>3</w:t>
      </w:r>
      <w:r>
        <w:rPr>
          <w:rFonts w:hint="eastAsia"/>
          <w:b/>
          <w:szCs w:val="24"/>
        </w:rPr>
        <w:t>、</w:t>
      </w:r>
      <w:r w:rsidR="000B374F" w:rsidRPr="005079C6">
        <w:rPr>
          <w:rFonts w:hint="eastAsia"/>
          <w:b/>
          <w:szCs w:val="24"/>
        </w:rPr>
        <w:t>图像追踪算法</w:t>
      </w:r>
      <w:r w:rsidR="002A65EE" w:rsidRPr="005079C6">
        <w:rPr>
          <w:rFonts w:hint="eastAsia"/>
          <w:b/>
          <w:szCs w:val="24"/>
        </w:rPr>
        <w:t>模块</w:t>
      </w:r>
    </w:p>
    <w:p w14:paraId="6C8D86C8" w14:textId="7D65ABE9" w:rsidR="00AE3D17" w:rsidRPr="005079C6" w:rsidRDefault="00AE3D17" w:rsidP="00AE3D17">
      <w:r>
        <w:tab/>
      </w:r>
      <w:r>
        <w:rPr>
          <w:rFonts w:hint="eastAsia"/>
        </w:rPr>
        <w:t>图像追踪算法</w:t>
      </w:r>
      <w:r w:rsidR="006F3D6D">
        <w:rPr>
          <w:rFonts w:hint="eastAsia"/>
        </w:rPr>
        <w:t>模块输入</w:t>
      </w:r>
      <w:r w:rsidR="006F3D6D">
        <w:rPr>
          <w:rFonts w:hint="eastAsia"/>
        </w:rPr>
        <w:t>VR</w:t>
      </w:r>
      <w:r w:rsidR="006F3D6D">
        <w:rPr>
          <w:rFonts w:hint="eastAsia"/>
        </w:rPr>
        <w:t>模块中输出的</w:t>
      </w:r>
      <w:r w:rsidR="006F3D6D">
        <w:rPr>
          <w:rFonts w:hint="eastAsia"/>
        </w:rPr>
        <w:t>DriverView</w:t>
      </w:r>
      <w:r w:rsidR="006F3D6D">
        <w:rPr>
          <w:rFonts w:hint="eastAsia"/>
        </w:rPr>
        <w:t>图像，经过选取算法追踪目标，得到其在图像中坐标位置，减去中心坐标，就得到了目标与图像中心偏差，作为视觉伺服模块的输入，控制目标在图像中向中心收敛。</w:t>
      </w:r>
      <w:r w:rsidR="00965668">
        <w:rPr>
          <w:rFonts w:hint="eastAsia"/>
        </w:rPr>
        <w:t>模块输入输出如图</w:t>
      </w:r>
      <w:r w:rsidR="00D17ED8">
        <w:t>5.4</w:t>
      </w:r>
      <w:r w:rsidR="00965668">
        <w:rPr>
          <w:rFonts w:hint="eastAsia"/>
        </w:rPr>
        <w:t>所示</w:t>
      </w:r>
    </w:p>
    <w:p w14:paraId="56E166C9" w14:textId="6B1F9F3F" w:rsidR="000B374F" w:rsidRDefault="0083274C" w:rsidP="0083274C">
      <w:pPr>
        <w:jc w:val="center"/>
        <w:rPr>
          <w:szCs w:val="24"/>
        </w:rPr>
      </w:pPr>
      <w:r>
        <w:rPr>
          <w:noProof/>
          <w:szCs w:val="24"/>
        </w:rPr>
        <w:lastRenderedPageBreak/>
        <w:drawing>
          <wp:inline distT="0" distB="0" distL="0" distR="0" wp14:anchorId="707403E8" wp14:editId="66D3EC5D">
            <wp:extent cx="2853294" cy="237172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871075" cy="2386505"/>
                    </a:xfrm>
                    <a:prstGeom prst="rect">
                      <a:avLst/>
                    </a:prstGeom>
                    <a:noFill/>
                    <a:ln>
                      <a:noFill/>
                    </a:ln>
                  </pic:spPr>
                </pic:pic>
              </a:graphicData>
            </a:graphic>
          </wp:inline>
        </w:drawing>
      </w:r>
    </w:p>
    <w:p w14:paraId="372D3091" w14:textId="187BC748" w:rsidR="0083274C" w:rsidRPr="00E90A49" w:rsidRDefault="0083274C" w:rsidP="0083274C">
      <w:pPr>
        <w:jc w:val="center"/>
        <w:rPr>
          <w:rFonts w:ascii="宋体" w:hAnsi="宋体"/>
          <w:sz w:val="21"/>
          <w:szCs w:val="21"/>
        </w:rPr>
      </w:pPr>
      <w:r w:rsidRPr="00E90A49">
        <w:rPr>
          <w:rFonts w:ascii="宋体" w:hAnsi="宋体" w:hint="eastAsia"/>
          <w:sz w:val="21"/>
          <w:szCs w:val="21"/>
        </w:rPr>
        <w:t>图</w:t>
      </w:r>
      <w:r w:rsidR="00D17ED8">
        <w:rPr>
          <w:sz w:val="21"/>
          <w:szCs w:val="21"/>
        </w:rPr>
        <w:t>5.4</w:t>
      </w:r>
      <w:r w:rsidRPr="00E90A49">
        <w:rPr>
          <w:rFonts w:ascii="宋体" w:hAnsi="宋体"/>
          <w:sz w:val="21"/>
          <w:szCs w:val="21"/>
        </w:rPr>
        <w:t xml:space="preserve"> </w:t>
      </w:r>
      <w:r w:rsidRPr="00E90A49">
        <w:rPr>
          <w:rFonts w:ascii="宋体" w:hAnsi="宋体" w:hint="eastAsia"/>
          <w:sz w:val="21"/>
          <w:szCs w:val="21"/>
        </w:rPr>
        <w:t>图像追踪算法输入输出图</w:t>
      </w:r>
    </w:p>
    <w:p w14:paraId="24ECF3FF" w14:textId="1A73FC4B" w:rsidR="005947A5" w:rsidRPr="005079C6" w:rsidRDefault="00514775" w:rsidP="00E052C6">
      <w:pPr>
        <w:rPr>
          <w:b/>
          <w:szCs w:val="24"/>
        </w:rPr>
      </w:pPr>
      <w:r>
        <w:rPr>
          <w:rFonts w:hint="eastAsia"/>
          <w:b/>
          <w:szCs w:val="24"/>
        </w:rPr>
        <w:t>4</w:t>
      </w:r>
      <w:r>
        <w:rPr>
          <w:rFonts w:hint="eastAsia"/>
          <w:b/>
          <w:szCs w:val="24"/>
        </w:rPr>
        <w:t>、</w:t>
      </w:r>
      <w:r w:rsidR="0083274C" w:rsidRPr="005079C6">
        <w:rPr>
          <w:rFonts w:hint="eastAsia"/>
          <w:b/>
          <w:szCs w:val="24"/>
        </w:rPr>
        <w:t>视觉伺服</w:t>
      </w:r>
      <w:r w:rsidR="002A65EE" w:rsidRPr="005079C6">
        <w:rPr>
          <w:rFonts w:hint="eastAsia"/>
          <w:b/>
          <w:szCs w:val="24"/>
        </w:rPr>
        <w:t>算法模块</w:t>
      </w:r>
    </w:p>
    <w:p w14:paraId="6F2B57D1" w14:textId="6F84768A" w:rsidR="00C54422" w:rsidRDefault="00C54422" w:rsidP="00C54422">
      <w:r>
        <w:tab/>
      </w:r>
      <w:r w:rsidR="002A65EE">
        <w:rPr>
          <w:rFonts w:hint="eastAsia"/>
        </w:rPr>
        <w:t>视觉伺服算法模块是本次仿真的检测目标所在，根据在第二章中建立的视觉伺服模型、多旋翼通道模型和第四章中设计的纵向和</w:t>
      </w:r>
      <w:proofErr w:type="gramStart"/>
      <w:r w:rsidR="002A65EE">
        <w:rPr>
          <w:rFonts w:hint="eastAsia"/>
        </w:rPr>
        <w:t>横侧向</w:t>
      </w:r>
      <w:proofErr w:type="gramEnd"/>
      <w:r w:rsidR="002A65EE">
        <w:rPr>
          <w:rFonts w:hint="eastAsia"/>
        </w:rPr>
        <w:t>通道视觉伺服算法，编写控制器程序。前文介绍多旋翼模块时提及多旋翼输入控制向量为</w:t>
      </w:r>
      <w:r w:rsidR="002A65EE" w:rsidRPr="00937514">
        <w:rPr>
          <w:position w:val="-14"/>
        </w:rPr>
        <w:object w:dxaOrig="2079" w:dyaOrig="400" w14:anchorId="0EA083A1">
          <v:shape id="_x0000_i1232" type="#_x0000_t75" style="width:104.4pt;height:20.4pt" o:ole="">
            <v:imagedata r:id="rId404" o:title=""/>
          </v:shape>
          <o:OLEObject Type="Embed" ProgID="Equation.DSMT4" ShapeID="_x0000_i1232" DrawAspect="Content" ObjectID="_1619930701" r:id="rId421"/>
        </w:object>
      </w:r>
      <w:r w:rsidR="002A65EE">
        <w:rPr>
          <w:rFonts w:hint="eastAsia"/>
        </w:rPr>
        <w:t>，而视觉伺服算法设计输出是</w:t>
      </w:r>
      <w:r w:rsidR="002A65EE" w:rsidRPr="002A65EE">
        <w:rPr>
          <w:position w:val="-14"/>
        </w:rPr>
        <w:object w:dxaOrig="2060" w:dyaOrig="380" w14:anchorId="5F400238">
          <v:shape id="_x0000_i1233" type="#_x0000_t75" style="width:103.8pt;height:18pt" o:ole="">
            <v:imagedata r:id="rId422" o:title=""/>
          </v:shape>
          <o:OLEObject Type="Embed" ProgID="Equation.DSMT4" ShapeID="_x0000_i1233" DrawAspect="Content" ObjectID="_1619930702" r:id="rId423"/>
        </w:object>
      </w:r>
      <w:r w:rsidR="00D871E0">
        <w:rPr>
          <w:rFonts w:hint="eastAsia"/>
        </w:rPr>
        <w:t>，可以通过多旋翼通道模型反解出多旋翼控制向量，从而实现多旋翼控制。</w:t>
      </w:r>
      <w:r w:rsidR="00965668">
        <w:rPr>
          <w:rFonts w:hint="eastAsia"/>
        </w:rPr>
        <w:t>模块输入输出如图</w:t>
      </w:r>
      <w:r w:rsidR="00D17ED8">
        <w:t>5.5</w:t>
      </w:r>
      <w:r w:rsidR="00965668">
        <w:rPr>
          <w:rFonts w:hint="eastAsia"/>
        </w:rPr>
        <w:t>所示</w:t>
      </w:r>
    </w:p>
    <w:p w14:paraId="27B9ED5F" w14:textId="783E46E7" w:rsidR="0083274C" w:rsidRDefault="00C440D4" w:rsidP="00C440D4">
      <w:pPr>
        <w:jc w:val="center"/>
        <w:rPr>
          <w:szCs w:val="24"/>
        </w:rPr>
      </w:pPr>
      <w:r>
        <w:rPr>
          <w:noProof/>
          <w:szCs w:val="24"/>
        </w:rPr>
        <w:drawing>
          <wp:inline distT="0" distB="0" distL="0" distR="0" wp14:anchorId="6452DD46" wp14:editId="0C141205">
            <wp:extent cx="2590800" cy="201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590800" cy="2019300"/>
                    </a:xfrm>
                    <a:prstGeom prst="rect">
                      <a:avLst/>
                    </a:prstGeom>
                    <a:noFill/>
                    <a:ln>
                      <a:noFill/>
                    </a:ln>
                  </pic:spPr>
                </pic:pic>
              </a:graphicData>
            </a:graphic>
          </wp:inline>
        </w:drawing>
      </w:r>
    </w:p>
    <w:p w14:paraId="08331112" w14:textId="6F33F8ED" w:rsidR="00384411" w:rsidRPr="00E90A49" w:rsidRDefault="00384411" w:rsidP="00C440D4">
      <w:pPr>
        <w:jc w:val="center"/>
        <w:rPr>
          <w:rFonts w:ascii="宋体" w:hAnsi="宋体"/>
          <w:sz w:val="21"/>
          <w:szCs w:val="21"/>
        </w:rPr>
      </w:pPr>
      <w:r w:rsidRPr="00E90A49">
        <w:rPr>
          <w:rFonts w:ascii="宋体" w:hAnsi="宋体" w:hint="eastAsia"/>
          <w:sz w:val="21"/>
          <w:szCs w:val="21"/>
        </w:rPr>
        <w:t>图</w:t>
      </w:r>
      <w:r w:rsidR="00D17ED8">
        <w:rPr>
          <w:sz w:val="21"/>
          <w:szCs w:val="21"/>
        </w:rPr>
        <w:t>5.5</w:t>
      </w:r>
      <w:r w:rsidRPr="00E90A49">
        <w:rPr>
          <w:rFonts w:ascii="宋体" w:hAnsi="宋体"/>
          <w:sz w:val="21"/>
          <w:szCs w:val="21"/>
        </w:rPr>
        <w:t xml:space="preserve"> </w:t>
      </w:r>
      <w:r w:rsidRPr="00E90A49">
        <w:rPr>
          <w:rFonts w:ascii="宋体" w:hAnsi="宋体" w:hint="eastAsia"/>
          <w:sz w:val="21"/>
          <w:szCs w:val="21"/>
        </w:rPr>
        <w:t>视觉伺服算法输入输出图</w:t>
      </w:r>
    </w:p>
    <w:p w14:paraId="6D39003B" w14:textId="15E731F7" w:rsidR="00384411" w:rsidRPr="00384411" w:rsidRDefault="00384411" w:rsidP="00384411">
      <w:pPr>
        <w:pStyle w:val="3"/>
      </w:pPr>
      <w:bookmarkStart w:id="93" w:name="_Toc9265384"/>
      <w:r>
        <w:rPr>
          <w:rFonts w:hint="eastAsia"/>
        </w:rPr>
        <w:t>5</w:t>
      </w:r>
      <w:r>
        <w:t>.2.2</w:t>
      </w:r>
      <w:r>
        <w:rPr>
          <w:rFonts w:hint="eastAsia"/>
        </w:rPr>
        <w:t>仿真框架</w:t>
      </w:r>
      <w:bookmarkEnd w:id="93"/>
    </w:p>
    <w:p w14:paraId="1834C803" w14:textId="6934C5B5" w:rsidR="00B34357" w:rsidRDefault="000F1714" w:rsidP="00C46646">
      <w:pPr>
        <w:ind w:firstLine="420"/>
        <w:rPr>
          <w:szCs w:val="24"/>
        </w:rPr>
      </w:pPr>
      <w:r>
        <w:rPr>
          <w:rFonts w:hint="eastAsia"/>
          <w:szCs w:val="24"/>
        </w:rPr>
        <w:t>首先说明仿真中四部分模块的连接方式</w:t>
      </w:r>
      <w:r w:rsidR="00525D72">
        <w:rPr>
          <w:rFonts w:hint="eastAsia"/>
          <w:szCs w:val="24"/>
        </w:rPr>
        <w:t>，如图</w:t>
      </w:r>
      <w:r w:rsidR="00D17ED8">
        <w:rPr>
          <w:szCs w:val="24"/>
        </w:rPr>
        <w:t>5.6</w:t>
      </w:r>
      <w:r>
        <w:rPr>
          <w:rFonts w:hint="eastAsia"/>
          <w:szCs w:val="24"/>
        </w:rPr>
        <w:t>。</w:t>
      </w:r>
      <w:r w:rsidR="0037585D">
        <w:rPr>
          <w:szCs w:val="24"/>
        </w:rPr>
        <w:t>多旋翼</w:t>
      </w:r>
      <w:r>
        <w:rPr>
          <w:rFonts w:hint="eastAsia"/>
          <w:szCs w:val="24"/>
        </w:rPr>
        <w:t>模块</w:t>
      </w:r>
      <w:r w:rsidR="00B34357" w:rsidRPr="00EC1EB9">
        <w:rPr>
          <w:szCs w:val="24"/>
        </w:rPr>
        <w:t>输出三维位置与姿态</w:t>
      </w:r>
      <w:r>
        <w:rPr>
          <w:rFonts w:hint="eastAsia"/>
          <w:szCs w:val="24"/>
        </w:rPr>
        <w:t>信息</w:t>
      </w:r>
      <w:r w:rsidR="00B34357" w:rsidRPr="00EC1EB9">
        <w:rPr>
          <w:szCs w:val="24"/>
        </w:rPr>
        <w:t>，经过相应的坐标转换后得到</w:t>
      </w:r>
      <w:r>
        <w:rPr>
          <w:rFonts w:hint="eastAsia"/>
          <w:szCs w:val="24"/>
        </w:rPr>
        <w:t>视景坐标系下</w:t>
      </w:r>
      <w:r w:rsidR="0037585D">
        <w:rPr>
          <w:szCs w:val="24"/>
        </w:rPr>
        <w:t>多旋翼</w:t>
      </w:r>
      <w:r w:rsidR="00B34357" w:rsidRPr="00EC1EB9">
        <w:rPr>
          <w:szCs w:val="24"/>
        </w:rPr>
        <w:t>的平移与旋转</w:t>
      </w:r>
      <w:r>
        <w:rPr>
          <w:rFonts w:hint="eastAsia"/>
          <w:szCs w:val="24"/>
        </w:rPr>
        <w:t>轴角向量</w:t>
      </w:r>
      <w:r w:rsidR="00B34357">
        <w:rPr>
          <w:rFonts w:hint="eastAsia"/>
          <w:szCs w:val="24"/>
        </w:rPr>
        <w:t>；</w:t>
      </w:r>
      <w:r>
        <w:rPr>
          <w:rFonts w:hint="eastAsia"/>
          <w:szCs w:val="24"/>
        </w:rPr>
        <w:t>VR</w:t>
      </w:r>
      <w:r>
        <w:rPr>
          <w:rFonts w:hint="eastAsia"/>
          <w:szCs w:val="24"/>
        </w:rPr>
        <w:t>模块中通过固连在机架正前方的视角模拟摄像头获取</w:t>
      </w:r>
      <w:r w:rsidR="0037585D">
        <w:rPr>
          <w:szCs w:val="24"/>
        </w:rPr>
        <w:t>多旋翼</w:t>
      </w:r>
      <w:r w:rsidR="00B34357" w:rsidRPr="00EC1EB9">
        <w:rPr>
          <w:szCs w:val="24"/>
        </w:rPr>
        <w:t>在运动中</w:t>
      </w:r>
      <w:r>
        <w:rPr>
          <w:rFonts w:hint="eastAsia"/>
          <w:szCs w:val="24"/>
        </w:rPr>
        <w:t>的</w:t>
      </w:r>
      <w:r w:rsidR="00B34357" w:rsidRPr="00EC1EB9">
        <w:rPr>
          <w:szCs w:val="24"/>
        </w:rPr>
        <w:t>RGB</w:t>
      </w:r>
      <w:r w:rsidR="00B34357" w:rsidRPr="00EC1EB9">
        <w:rPr>
          <w:szCs w:val="24"/>
        </w:rPr>
        <w:t>图像</w:t>
      </w:r>
      <w:r w:rsidR="00525D72">
        <w:rPr>
          <w:rFonts w:hint="eastAsia"/>
          <w:szCs w:val="24"/>
        </w:rPr>
        <w:t>，经过</w:t>
      </w:r>
      <w:r w:rsidR="00525D72">
        <w:rPr>
          <w:rFonts w:hint="eastAsia"/>
          <w:szCs w:val="24"/>
        </w:rPr>
        <w:lastRenderedPageBreak/>
        <w:t>VR</w:t>
      </w:r>
      <w:r w:rsidR="00525D72">
        <w:rPr>
          <w:szCs w:val="24"/>
        </w:rPr>
        <w:t xml:space="preserve"> To Video</w:t>
      </w:r>
      <w:r w:rsidR="00B34357" w:rsidRPr="00EC1EB9">
        <w:rPr>
          <w:szCs w:val="24"/>
        </w:rPr>
        <w:t>输出到图像</w:t>
      </w:r>
      <w:r w:rsidR="00525D72">
        <w:rPr>
          <w:rFonts w:hint="eastAsia"/>
          <w:szCs w:val="24"/>
        </w:rPr>
        <w:t>追踪</w:t>
      </w:r>
      <w:r w:rsidR="00B34357" w:rsidRPr="00EC1EB9">
        <w:rPr>
          <w:szCs w:val="24"/>
        </w:rPr>
        <w:t>模块，</w:t>
      </w:r>
      <w:r w:rsidR="00B34357">
        <w:rPr>
          <w:rFonts w:hint="eastAsia"/>
          <w:szCs w:val="24"/>
        </w:rPr>
        <w:t>经过</w:t>
      </w:r>
      <w:r w:rsidR="00525D72">
        <w:rPr>
          <w:rFonts w:hint="eastAsia"/>
          <w:szCs w:val="24"/>
        </w:rPr>
        <w:t>图像追踪算法</w:t>
      </w:r>
      <w:r w:rsidR="00B34357">
        <w:rPr>
          <w:rFonts w:hint="eastAsia"/>
          <w:szCs w:val="24"/>
        </w:rPr>
        <w:t>后获取</w:t>
      </w:r>
      <w:r w:rsidR="00525D72">
        <w:rPr>
          <w:rFonts w:hint="eastAsia"/>
          <w:szCs w:val="24"/>
        </w:rPr>
        <w:t>每一帧</w:t>
      </w:r>
      <w:r w:rsidR="00B34357">
        <w:rPr>
          <w:rFonts w:hint="eastAsia"/>
          <w:szCs w:val="24"/>
        </w:rPr>
        <w:t>目标在图像中坐标位置，从而得到</w:t>
      </w:r>
      <w:r w:rsidR="00525D72">
        <w:rPr>
          <w:rFonts w:hint="eastAsia"/>
          <w:szCs w:val="24"/>
        </w:rPr>
        <w:t>目标</w:t>
      </w:r>
      <w:r w:rsidR="00B34357">
        <w:rPr>
          <w:rFonts w:hint="eastAsia"/>
          <w:szCs w:val="24"/>
        </w:rPr>
        <w:t>与中心点偏差</w:t>
      </w:r>
      <w:r w:rsidR="00525D72" w:rsidRPr="0013645E">
        <w:rPr>
          <w:position w:val="-14"/>
          <w:szCs w:val="24"/>
        </w:rPr>
        <w:object w:dxaOrig="540" w:dyaOrig="380" w14:anchorId="572CFCA5">
          <v:shape id="_x0000_i1234" type="#_x0000_t75" style="width:27pt;height:18pt" o:ole="">
            <v:imagedata r:id="rId425" o:title=""/>
          </v:shape>
          <o:OLEObject Type="Embed" ProgID="Equation.DSMT4" ShapeID="_x0000_i1234" DrawAspect="Content" ObjectID="_1619930703" r:id="rId426"/>
        </w:object>
      </w:r>
      <w:r w:rsidR="00B34357">
        <w:rPr>
          <w:rFonts w:hint="eastAsia"/>
          <w:szCs w:val="24"/>
        </w:rPr>
        <w:t>；</w:t>
      </w:r>
      <w:r w:rsidR="00525D72">
        <w:rPr>
          <w:rFonts w:hint="eastAsia"/>
          <w:szCs w:val="24"/>
        </w:rPr>
        <w:t>然后</w:t>
      </w:r>
      <w:r w:rsidR="00B34357">
        <w:rPr>
          <w:rFonts w:hint="eastAsia"/>
          <w:szCs w:val="24"/>
        </w:rPr>
        <w:t>根据</w:t>
      </w:r>
      <w:r w:rsidR="00525D72">
        <w:rPr>
          <w:rFonts w:hint="eastAsia"/>
          <w:szCs w:val="24"/>
        </w:rPr>
        <w:t>4</w:t>
      </w:r>
      <w:r w:rsidR="00525D72">
        <w:rPr>
          <w:szCs w:val="24"/>
        </w:rPr>
        <w:t>.2</w:t>
      </w:r>
      <w:r w:rsidR="00525D72">
        <w:rPr>
          <w:rFonts w:hint="eastAsia"/>
          <w:szCs w:val="24"/>
        </w:rPr>
        <w:t>和</w:t>
      </w:r>
      <w:r w:rsidR="00B34357">
        <w:rPr>
          <w:rFonts w:hint="eastAsia"/>
          <w:szCs w:val="24"/>
        </w:rPr>
        <w:t>4</w:t>
      </w:r>
      <w:r w:rsidR="00B34357">
        <w:rPr>
          <w:szCs w:val="24"/>
        </w:rPr>
        <w:t>.3</w:t>
      </w:r>
      <w:r w:rsidR="00B34357">
        <w:rPr>
          <w:rFonts w:hint="eastAsia"/>
          <w:szCs w:val="24"/>
        </w:rPr>
        <w:t>中推导的</w:t>
      </w:r>
      <w:r w:rsidR="00525D72">
        <w:rPr>
          <w:rFonts w:hint="eastAsia"/>
          <w:szCs w:val="24"/>
        </w:rPr>
        <w:t>竖直和</w:t>
      </w:r>
      <w:proofErr w:type="gramStart"/>
      <w:r w:rsidR="00525D72">
        <w:rPr>
          <w:rFonts w:hint="eastAsia"/>
          <w:szCs w:val="24"/>
        </w:rPr>
        <w:t>横侧向</w:t>
      </w:r>
      <w:proofErr w:type="gramEnd"/>
      <w:r w:rsidR="00525D72">
        <w:rPr>
          <w:rFonts w:hint="eastAsia"/>
          <w:szCs w:val="24"/>
        </w:rPr>
        <w:t>通道</w:t>
      </w:r>
      <w:r w:rsidR="00B34357">
        <w:rPr>
          <w:szCs w:val="24"/>
        </w:rPr>
        <w:t>视觉伺服</w:t>
      </w:r>
      <w:r w:rsidR="00B34357" w:rsidRPr="00EC1EB9">
        <w:rPr>
          <w:szCs w:val="24"/>
        </w:rPr>
        <w:t>算法</w:t>
      </w:r>
      <w:r w:rsidR="00B34357">
        <w:rPr>
          <w:rFonts w:hint="eastAsia"/>
          <w:szCs w:val="24"/>
        </w:rPr>
        <w:t>，由图像偏差</w:t>
      </w:r>
      <w:r w:rsidR="00B34357" w:rsidRPr="0013645E">
        <w:rPr>
          <w:position w:val="-14"/>
          <w:szCs w:val="24"/>
        </w:rPr>
        <w:object w:dxaOrig="540" w:dyaOrig="380" w14:anchorId="77761EF6">
          <v:shape id="_x0000_i1235" type="#_x0000_t75" style="width:27pt;height:18pt" o:ole="">
            <v:imagedata r:id="rId425" o:title=""/>
          </v:shape>
          <o:OLEObject Type="Embed" ProgID="Equation.DSMT4" ShapeID="_x0000_i1235" DrawAspect="Content" ObjectID="_1619930704" r:id="rId427"/>
        </w:object>
      </w:r>
      <w:r w:rsidR="00B34357" w:rsidRPr="00EC1EB9">
        <w:rPr>
          <w:szCs w:val="24"/>
        </w:rPr>
        <w:t>得到</w:t>
      </w:r>
      <w:r w:rsidR="0037585D">
        <w:rPr>
          <w:szCs w:val="24"/>
        </w:rPr>
        <w:t>多旋翼</w:t>
      </w:r>
      <w:r w:rsidR="00B34357" w:rsidRPr="00EC1EB9">
        <w:rPr>
          <w:szCs w:val="24"/>
        </w:rPr>
        <w:t>的</w:t>
      </w:r>
      <w:r w:rsidR="00B34357">
        <w:rPr>
          <w:rFonts w:hint="eastAsia"/>
          <w:szCs w:val="24"/>
        </w:rPr>
        <w:t>控制向量，包含拉力、</w:t>
      </w:r>
      <w:r w:rsidR="00B34357">
        <w:rPr>
          <w:szCs w:val="24"/>
        </w:rPr>
        <w:t>俯仰角速度</w:t>
      </w:r>
      <w:r w:rsidR="00B34357">
        <w:rPr>
          <w:rFonts w:hint="eastAsia"/>
          <w:szCs w:val="24"/>
        </w:rPr>
        <w:t>，偏航角速度和滚转角</w:t>
      </w:r>
      <w:r w:rsidR="00525D72">
        <w:rPr>
          <w:rFonts w:hint="eastAsia"/>
          <w:szCs w:val="24"/>
        </w:rPr>
        <w:t>速度</w:t>
      </w:r>
      <w:r w:rsidR="00B34357">
        <w:rPr>
          <w:szCs w:val="24"/>
        </w:rPr>
        <w:t>，</w:t>
      </w:r>
      <w:r w:rsidR="00525D72">
        <w:rPr>
          <w:rFonts w:hint="eastAsia"/>
          <w:szCs w:val="24"/>
        </w:rPr>
        <w:t>经过坐标变换输入到多旋翼，</w:t>
      </w:r>
      <w:r w:rsidR="00B34357">
        <w:rPr>
          <w:szCs w:val="24"/>
        </w:rPr>
        <w:t>引导</w:t>
      </w:r>
      <w:r w:rsidR="0037585D">
        <w:rPr>
          <w:szCs w:val="24"/>
        </w:rPr>
        <w:t>多旋翼</w:t>
      </w:r>
      <w:r w:rsidR="00B34357">
        <w:rPr>
          <w:szCs w:val="24"/>
        </w:rPr>
        <w:t>正确打击目标</w:t>
      </w:r>
      <w:r w:rsidR="00B34357">
        <w:rPr>
          <w:rFonts w:hint="eastAsia"/>
          <w:szCs w:val="24"/>
        </w:rPr>
        <w:t>，完成一个控制闭环</w:t>
      </w:r>
      <w:r w:rsidR="00B34357" w:rsidRPr="00EC1EB9">
        <w:rPr>
          <w:szCs w:val="24"/>
        </w:rPr>
        <w:t>。</w:t>
      </w:r>
    </w:p>
    <w:p w14:paraId="222A6650" w14:textId="57C7F076" w:rsidR="00CE777C" w:rsidRDefault="00CE777C" w:rsidP="00012074">
      <w:pPr>
        <w:ind w:firstLine="420"/>
        <w:jc w:val="center"/>
        <w:rPr>
          <w:szCs w:val="24"/>
        </w:rPr>
      </w:pPr>
      <w:r>
        <w:rPr>
          <w:noProof/>
        </w:rPr>
        <w:drawing>
          <wp:inline distT="0" distB="0" distL="0" distR="0" wp14:anchorId="07F76741" wp14:editId="3E401ABE">
            <wp:extent cx="5116701" cy="516255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5123710" cy="5169621"/>
                    </a:xfrm>
                    <a:prstGeom prst="rect">
                      <a:avLst/>
                    </a:prstGeom>
                    <a:noFill/>
                    <a:ln>
                      <a:noFill/>
                    </a:ln>
                  </pic:spPr>
                </pic:pic>
              </a:graphicData>
            </a:graphic>
          </wp:inline>
        </w:drawing>
      </w:r>
    </w:p>
    <w:p w14:paraId="2C60C3A6" w14:textId="639B9753" w:rsidR="00CE777C" w:rsidRPr="00E90A49" w:rsidRDefault="00CE777C" w:rsidP="00CE777C">
      <w:pPr>
        <w:jc w:val="center"/>
        <w:rPr>
          <w:rFonts w:ascii="宋体" w:hAnsi="宋体"/>
          <w:noProof/>
          <w:sz w:val="21"/>
          <w:szCs w:val="21"/>
        </w:rPr>
      </w:pPr>
      <w:r w:rsidRPr="00E90A49">
        <w:rPr>
          <w:rFonts w:ascii="宋体" w:hAnsi="宋体"/>
          <w:noProof/>
          <w:sz w:val="21"/>
          <w:szCs w:val="21"/>
        </w:rPr>
        <w:t>图</w:t>
      </w:r>
      <w:r w:rsidR="00D17ED8">
        <w:rPr>
          <w:noProof/>
          <w:sz w:val="21"/>
          <w:szCs w:val="21"/>
        </w:rPr>
        <w:t>5.6</w:t>
      </w:r>
      <w:r w:rsidRPr="00E90A49">
        <w:rPr>
          <w:rFonts w:ascii="宋体" w:hAnsi="宋体"/>
          <w:noProof/>
          <w:sz w:val="21"/>
          <w:szCs w:val="21"/>
        </w:rPr>
        <w:t xml:space="preserve"> </w:t>
      </w:r>
      <w:r w:rsidRPr="00E90A49">
        <w:rPr>
          <w:rFonts w:ascii="宋体" w:hAnsi="宋体" w:hint="eastAsia"/>
          <w:noProof/>
          <w:sz w:val="21"/>
          <w:szCs w:val="21"/>
        </w:rPr>
        <w:t>仿真</w:t>
      </w:r>
      <w:r w:rsidRPr="00E90A49">
        <w:rPr>
          <w:rFonts w:ascii="宋体" w:hAnsi="宋体"/>
          <w:noProof/>
          <w:sz w:val="21"/>
          <w:szCs w:val="21"/>
        </w:rPr>
        <w:t>系统框图</w:t>
      </w:r>
      <w:r w:rsidRPr="00E90A49">
        <w:rPr>
          <w:rFonts w:ascii="宋体" w:hAnsi="宋体" w:hint="eastAsia"/>
          <w:noProof/>
          <w:sz w:val="21"/>
          <w:szCs w:val="21"/>
        </w:rPr>
        <w:t>和坐标系变换</w:t>
      </w:r>
    </w:p>
    <w:p w14:paraId="3BE9D65C" w14:textId="4F96B9AA" w:rsidR="00B34357" w:rsidRPr="00CE777C" w:rsidRDefault="00525D72" w:rsidP="00CE777C">
      <w:pPr>
        <w:ind w:firstLine="420"/>
        <w:rPr>
          <w:szCs w:val="24"/>
        </w:rPr>
      </w:pPr>
      <w:r>
        <w:rPr>
          <w:rFonts w:hint="eastAsia"/>
          <w:szCs w:val="24"/>
        </w:rPr>
        <w:t>仿真过程中每个模块都有不同的坐标系，所以连接模块的输入输出时进行了多次坐标变换</w:t>
      </w:r>
      <w:r w:rsidR="00B17683">
        <w:rPr>
          <w:rFonts w:hint="eastAsia"/>
          <w:szCs w:val="24"/>
        </w:rPr>
        <w:t>，</w:t>
      </w:r>
      <w:r>
        <w:rPr>
          <w:rFonts w:hint="eastAsia"/>
          <w:szCs w:val="24"/>
        </w:rPr>
        <w:t>如图</w:t>
      </w:r>
      <w:r w:rsidR="00D17ED8">
        <w:rPr>
          <w:rFonts w:hint="eastAsia"/>
          <w:szCs w:val="24"/>
        </w:rPr>
        <w:t>5</w:t>
      </w:r>
      <w:r w:rsidR="00D17ED8">
        <w:rPr>
          <w:szCs w:val="24"/>
        </w:rPr>
        <w:t>.6</w:t>
      </w:r>
      <w:r>
        <w:rPr>
          <w:rFonts w:hint="eastAsia"/>
          <w:szCs w:val="24"/>
        </w:rPr>
        <w:t>所示，多旋翼模型中使用</w:t>
      </w:r>
      <w:r w:rsidRPr="00D17ED8">
        <w:rPr>
          <w:rFonts w:hint="eastAsia"/>
          <w:szCs w:val="24"/>
        </w:rPr>
        <w:t>NED</w:t>
      </w:r>
      <w:r>
        <w:rPr>
          <w:rFonts w:hint="eastAsia"/>
          <w:szCs w:val="24"/>
        </w:rPr>
        <w:t>机体坐标系，</w:t>
      </w:r>
      <w:r w:rsidR="00D17ED8">
        <w:rPr>
          <w:rFonts w:hint="eastAsia"/>
          <w:szCs w:val="24"/>
        </w:rPr>
        <w:t>（</w:t>
      </w:r>
      <w:r w:rsidR="00D17ED8">
        <w:rPr>
          <w:rFonts w:hint="eastAsia"/>
          <w:szCs w:val="24"/>
        </w:rPr>
        <w:t>x</w:t>
      </w:r>
      <w:proofErr w:type="gramStart"/>
      <w:r w:rsidR="00D17ED8">
        <w:rPr>
          <w:rFonts w:hint="eastAsia"/>
          <w:szCs w:val="24"/>
        </w:rPr>
        <w:t>轴指北</w:t>
      </w:r>
      <w:proofErr w:type="gramEnd"/>
      <w:r w:rsidR="00D17ED8">
        <w:rPr>
          <w:rFonts w:hint="eastAsia"/>
          <w:szCs w:val="24"/>
        </w:rPr>
        <w:t>，</w:t>
      </w:r>
      <w:r w:rsidR="00D17ED8">
        <w:rPr>
          <w:rFonts w:hint="eastAsia"/>
          <w:szCs w:val="24"/>
        </w:rPr>
        <w:t>y</w:t>
      </w:r>
      <w:proofErr w:type="gramStart"/>
      <w:r w:rsidR="00D17ED8">
        <w:rPr>
          <w:rFonts w:hint="eastAsia"/>
          <w:szCs w:val="24"/>
        </w:rPr>
        <w:t>轴指东</w:t>
      </w:r>
      <w:proofErr w:type="gramEnd"/>
      <w:r w:rsidR="00D17ED8">
        <w:rPr>
          <w:rFonts w:hint="eastAsia"/>
          <w:szCs w:val="24"/>
        </w:rPr>
        <w:t>，</w:t>
      </w:r>
      <w:r w:rsidR="00D17ED8">
        <w:rPr>
          <w:rFonts w:hint="eastAsia"/>
          <w:szCs w:val="24"/>
        </w:rPr>
        <w:t>z</w:t>
      </w:r>
      <w:proofErr w:type="gramStart"/>
      <w:r w:rsidR="00D17ED8">
        <w:rPr>
          <w:rFonts w:hint="eastAsia"/>
          <w:szCs w:val="24"/>
        </w:rPr>
        <w:t>轴指地</w:t>
      </w:r>
      <w:proofErr w:type="gramEnd"/>
      <w:r w:rsidR="00D17ED8">
        <w:rPr>
          <w:rFonts w:hint="eastAsia"/>
          <w:szCs w:val="24"/>
        </w:rPr>
        <w:t>）</w:t>
      </w:r>
      <w:r>
        <w:rPr>
          <w:rFonts w:hint="eastAsia"/>
          <w:szCs w:val="24"/>
        </w:rPr>
        <w:t>输出的多旋翼位姿信息需要变换到</w:t>
      </w:r>
      <w:r>
        <w:rPr>
          <w:rFonts w:hint="eastAsia"/>
          <w:szCs w:val="24"/>
        </w:rPr>
        <w:t>VR</w:t>
      </w:r>
      <w:r>
        <w:rPr>
          <w:rFonts w:hint="eastAsia"/>
          <w:szCs w:val="24"/>
        </w:rPr>
        <w:t>模块的视景坐标系；视觉伺服算法本身使用的是相机坐标系，因为相机固连在机架上，所以近似地可以认为相机的运动状态和</w:t>
      </w:r>
      <w:r>
        <w:rPr>
          <w:rFonts w:hint="eastAsia"/>
          <w:szCs w:val="24"/>
        </w:rPr>
        <w:lastRenderedPageBreak/>
        <w:t>多旋翼飞行器的运动状态是一致的，所以运动位姿信息大小不变，只需要从相机坐标系变换到机体坐标系。</w:t>
      </w:r>
    </w:p>
    <w:p w14:paraId="5B411478" w14:textId="3C0753EA" w:rsidR="00B34357" w:rsidRPr="00B17683" w:rsidRDefault="00B34357" w:rsidP="00B17683">
      <w:pPr>
        <w:rPr>
          <w:noProof/>
          <w:szCs w:val="24"/>
        </w:rPr>
      </w:pPr>
      <w:r>
        <w:rPr>
          <w:noProof/>
        </w:rPr>
        <w:tab/>
      </w:r>
      <w:r w:rsidR="00012074">
        <w:rPr>
          <w:rFonts w:hint="eastAsia"/>
          <w:noProof/>
          <w:szCs w:val="24"/>
        </w:rPr>
        <w:t>根据以上的仿真模块、仿真框架和模块间坐标系转换连接，在</w:t>
      </w:r>
      <w:r w:rsidR="00CF75D0">
        <w:rPr>
          <w:rFonts w:hint="eastAsia"/>
          <w:noProof/>
          <w:szCs w:val="24"/>
        </w:rPr>
        <w:t>MATLAB</w:t>
      </w:r>
      <w:r w:rsidR="00012074">
        <w:rPr>
          <w:noProof/>
          <w:szCs w:val="24"/>
        </w:rPr>
        <w:t>/Simulink</w:t>
      </w:r>
      <w:r w:rsidR="00012074">
        <w:rPr>
          <w:rFonts w:hint="eastAsia"/>
          <w:noProof/>
          <w:szCs w:val="24"/>
        </w:rPr>
        <w:t>中搭建仿真整体，最终如图</w:t>
      </w:r>
      <w:r w:rsidR="00D17ED8">
        <w:rPr>
          <w:noProof/>
          <w:szCs w:val="24"/>
        </w:rPr>
        <w:t>5.7</w:t>
      </w:r>
      <w:r w:rsidR="00012074">
        <w:rPr>
          <w:rFonts w:hint="eastAsia"/>
          <w:noProof/>
          <w:szCs w:val="24"/>
        </w:rPr>
        <w:t>所示</w:t>
      </w:r>
    </w:p>
    <w:p w14:paraId="11CCF6E2" w14:textId="7BBFC21B" w:rsidR="00B34357" w:rsidRDefault="00012074" w:rsidP="00B34357">
      <w:pPr>
        <w:jc w:val="center"/>
        <w:rPr>
          <w:szCs w:val="24"/>
        </w:rPr>
      </w:pPr>
      <w:r>
        <w:rPr>
          <w:noProof/>
          <w:szCs w:val="24"/>
        </w:rPr>
        <w:drawing>
          <wp:inline distT="0" distB="0" distL="0" distR="0" wp14:anchorId="47312B10" wp14:editId="53E9F85D">
            <wp:extent cx="57531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7F27F126" w14:textId="65BF0654" w:rsidR="00B34357" w:rsidRPr="00E90A49" w:rsidRDefault="00B34357" w:rsidP="00B34357">
      <w:pPr>
        <w:jc w:val="center"/>
        <w:rPr>
          <w:rFonts w:ascii="宋体" w:hAnsi="宋体"/>
          <w:sz w:val="21"/>
          <w:szCs w:val="21"/>
        </w:rPr>
      </w:pPr>
      <w:r w:rsidRPr="00E90A49">
        <w:rPr>
          <w:rFonts w:ascii="宋体" w:hAnsi="宋体"/>
          <w:sz w:val="21"/>
          <w:szCs w:val="21"/>
        </w:rPr>
        <w:t>图</w:t>
      </w:r>
      <w:r w:rsidR="00D17ED8">
        <w:rPr>
          <w:sz w:val="21"/>
          <w:szCs w:val="21"/>
        </w:rPr>
        <w:t>5.7</w:t>
      </w:r>
      <w:r w:rsidRPr="00E90A49">
        <w:rPr>
          <w:rFonts w:ascii="宋体" w:hAnsi="宋体"/>
          <w:sz w:val="21"/>
          <w:szCs w:val="21"/>
        </w:rPr>
        <w:t xml:space="preserve"> 视觉伺服</w:t>
      </w:r>
      <w:r w:rsidR="00A341A5" w:rsidRPr="00E90A49">
        <w:rPr>
          <w:rFonts w:ascii="宋体" w:hAnsi="宋体" w:hint="eastAsia"/>
          <w:sz w:val="21"/>
          <w:szCs w:val="21"/>
        </w:rPr>
        <w:t>仿真</w:t>
      </w:r>
      <w:r w:rsidRPr="00E90A49">
        <w:rPr>
          <w:rFonts w:ascii="宋体" w:hAnsi="宋体"/>
          <w:sz w:val="21"/>
          <w:szCs w:val="21"/>
        </w:rPr>
        <w:t>系统</w:t>
      </w:r>
      <w:r w:rsidRPr="00E90A49">
        <w:rPr>
          <w:sz w:val="21"/>
          <w:szCs w:val="21"/>
        </w:rPr>
        <w:t>Simulink</w:t>
      </w:r>
      <w:r w:rsidRPr="00E90A49">
        <w:rPr>
          <w:rFonts w:ascii="宋体" w:hAnsi="宋体"/>
          <w:sz w:val="21"/>
          <w:szCs w:val="21"/>
        </w:rPr>
        <w:t>模型</w:t>
      </w:r>
    </w:p>
    <w:p w14:paraId="31896FD1" w14:textId="65E7D8D5" w:rsidR="005D2FBB" w:rsidRDefault="005D2FBB" w:rsidP="005D2FBB">
      <w:pPr>
        <w:pStyle w:val="2"/>
      </w:pPr>
      <w:bookmarkStart w:id="94" w:name="_Toc9265385"/>
      <w:r>
        <w:t>5.</w:t>
      </w:r>
      <w:bookmarkStart w:id="95" w:name="_Toc5754398"/>
      <w:bookmarkStart w:id="96" w:name="_Toc8029077"/>
      <w:r w:rsidR="00F977A2">
        <w:t>3</w:t>
      </w:r>
      <w:r>
        <w:rPr>
          <w:rFonts w:hint="eastAsia"/>
        </w:rPr>
        <w:t>仿真测试和性能分析</w:t>
      </w:r>
      <w:bookmarkEnd w:id="94"/>
    </w:p>
    <w:p w14:paraId="3F79CF1B" w14:textId="24B23CC1" w:rsidR="00597B35" w:rsidRDefault="00B53186" w:rsidP="00597B35">
      <w:r>
        <w:tab/>
      </w:r>
      <w:r w:rsidR="005079C6">
        <w:rPr>
          <w:rFonts w:hint="eastAsia"/>
        </w:rPr>
        <w:t>本文的控制器性能分析部分旨在通过改变目标物体运动轨迹、目标运动速度、物体运动速度等，观察视觉伺服控制多旋翼飞行器伺服轨迹，比较图像坐标系下与中心点偏差</w:t>
      </w:r>
      <w:r w:rsidR="005079C6" w:rsidRPr="005079C6">
        <w:rPr>
          <w:position w:val="-14"/>
        </w:rPr>
        <w:object w:dxaOrig="540" w:dyaOrig="380" w14:anchorId="03C9A651">
          <v:shape id="_x0000_i1236" type="#_x0000_t75" style="width:27pt;height:18pt" o:ole="">
            <v:imagedata r:id="rId430" o:title=""/>
          </v:shape>
          <o:OLEObject Type="Embed" ProgID="Equation.DSMT4" ShapeID="_x0000_i1236" DrawAspect="Content" ObjectID="_1619930705" r:id="rId431"/>
        </w:object>
      </w:r>
      <w:r w:rsidR="005079C6">
        <w:rPr>
          <w:rFonts w:hint="eastAsia"/>
        </w:rPr>
        <w:t>大小，计算</w:t>
      </w:r>
      <w:r w:rsidR="005079C6" w:rsidRPr="005079C6">
        <w:rPr>
          <w:position w:val="-14"/>
        </w:rPr>
        <w:object w:dxaOrig="540" w:dyaOrig="380" w14:anchorId="4E30C96A">
          <v:shape id="_x0000_i1237" type="#_x0000_t75" style="width:27pt;height:18pt" o:ole="">
            <v:imagedata r:id="rId430" o:title=""/>
          </v:shape>
          <o:OLEObject Type="Embed" ProgID="Equation.DSMT4" ShapeID="_x0000_i1237" DrawAspect="Content" ObjectID="_1619930706" r:id="rId432"/>
        </w:object>
      </w:r>
      <w:r w:rsidR="005079C6">
        <w:rPr>
          <w:rFonts w:hint="eastAsia"/>
        </w:rPr>
        <w:t>偏差的时间均值和标准差，分析多旋翼速度、目标速度和目标轨迹形状对伺服控制器效果的影响。下文将就这几个方面进行多维度的展开讨论。</w:t>
      </w:r>
    </w:p>
    <w:p w14:paraId="7BE4D27C" w14:textId="503DA2EC" w:rsidR="004351DE" w:rsidRPr="004351DE" w:rsidRDefault="004351DE" w:rsidP="004351DE">
      <w:pPr>
        <w:rPr>
          <w:b/>
        </w:rPr>
      </w:pPr>
      <w:r w:rsidRPr="004351DE">
        <w:rPr>
          <w:rFonts w:hint="eastAsia"/>
          <w:b/>
        </w:rPr>
        <w:t>（</w:t>
      </w:r>
      <w:r w:rsidR="00A71CEF">
        <w:rPr>
          <w:b/>
        </w:rPr>
        <w:t>1</w:t>
      </w:r>
      <w:r w:rsidRPr="004351DE">
        <w:rPr>
          <w:rFonts w:hint="eastAsia"/>
          <w:b/>
        </w:rPr>
        <w:t>）目标摇摆式上升</w:t>
      </w:r>
    </w:p>
    <w:p w14:paraId="5F58B793" w14:textId="33066AC6" w:rsidR="004351DE" w:rsidRDefault="004351DE" w:rsidP="004351DE">
      <w:r>
        <w:tab/>
      </w:r>
      <w:r w:rsidR="006B4EF1">
        <w:rPr>
          <w:rFonts w:hint="eastAsia"/>
        </w:rPr>
        <w:t>令目标横侧向</w:t>
      </w:r>
      <w:r w:rsidR="00482117">
        <w:rPr>
          <w:rFonts w:hint="eastAsia"/>
        </w:rPr>
        <w:t>坐标</w:t>
      </w:r>
      <w:r w:rsidR="006B4EF1">
        <w:rPr>
          <w:rFonts w:hint="eastAsia"/>
        </w:rPr>
        <w:t>成</w:t>
      </w:r>
      <w:r w:rsidR="006B4EF1" w:rsidRPr="006B4EF1">
        <w:rPr>
          <w:position w:val="-10"/>
        </w:rPr>
        <w:object w:dxaOrig="999" w:dyaOrig="320" w14:anchorId="488C1D4E">
          <v:shape id="_x0000_i1238" type="#_x0000_t75" style="width:50.4pt;height:15.6pt" o:ole="">
            <v:imagedata r:id="rId433" o:title=""/>
          </v:shape>
          <o:OLEObject Type="Embed" ProgID="Equation.DSMT4" ShapeID="_x0000_i1238" DrawAspect="Content" ObjectID="_1619930707" r:id="rId434"/>
        </w:object>
      </w:r>
      <w:r w:rsidR="006B4EF1">
        <w:rPr>
          <w:rFonts w:hint="eastAsia"/>
        </w:rPr>
        <w:t>运动，竖直匀速</w:t>
      </w:r>
      <w:r w:rsidR="006B4EF1">
        <w:rPr>
          <w:rFonts w:hint="eastAsia"/>
        </w:rPr>
        <w:t>2</w:t>
      </w:r>
      <w:r w:rsidR="006B4EF1">
        <w:t>m/s</w:t>
      </w:r>
      <w:r w:rsidR="006B4EF1">
        <w:rPr>
          <w:rFonts w:hint="eastAsia"/>
        </w:rPr>
        <w:t>上升，</w:t>
      </w:r>
      <w:r w:rsidR="001839C8">
        <w:rPr>
          <w:rFonts w:hint="eastAsia"/>
        </w:rPr>
        <w:t>多旋翼处于</w:t>
      </w:r>
      <w:r w:rsidR="006F6516">
        <w:rPr>
          <w:rFonts w:hint="eastAsia"/>
        </w:rPr>
        <w:t>较</w:t>
      </w:r>
      <w:r w:rsidR="001839C8">
        <w:rPr>
          <w:rFonts w:hint="eastAsia"/>
        </w:rPr>
        <w:t>高速运动中，速度为</w:t>
      </w:r>
      <w:r w:rsidR="001839C8">
        <w:rPr>
          <w:rFonts w:hint="eastAsia"/>
        </w:rPr>
        <w:t>6</w:t>
      </w:r>
      <w:r w:rsidR="001839C8">
        <w:t>m/s</w:t>
      </w:r>
      <w:r w:rsidR="001839C8">
        <w:rPr>
          <w:rFonts w:hint="eastAsia"/>
        </w:rPr>
        <w:t>，</w:t>
      </w:r>
      <w:r w:rsidR="006F6516">
        <w:rPr>
          <w:rFonts w:hint="eastAsia"/>
        </w:rPr>
        <w:t>目标与多旋翼飞行器在地面的投影距离为</w:t>
      </w:r>
      <w:r w:rsidR="006F6516">
        <w:rPr>
          <w:rFonts w:hint="eastAsia"/>
        </w:rPr>
        <w:t>1</w:t>
      </w:r>
      <w:r w:rsidR="006F6516">
        <w:t>5m</w:t>
      </w:r>
      <w:r w:rsidR="006F6516">
        <w:rPr>
          <w:rFonts w:hint="eastAsia"/>
        </w:rPr>
        <w:t>，</w:t>
      </w:r>
      <w:r w:rsidR="006B4EF1">
        <w:rPr>
          <w:rFonts w:hint="eastAsia"/>
        </w:rPr>
        <w:t>多旋翼视域内初始时目标处于一个与中心较大偏差的位置，具有</w:t>
      </w:r>
      <w:proofErr w:type="gramStart"/>
      <w:r w:rsidR="006B4EF1">
        <w:rPr>
          <w:rFonts w:hint="eastAsia"/>
        </w:rPr>
        <w:t>一个阶跃初始</w:t>
      </w:r>
      <w:proofErr w:type="gramEnd"/>
      <w:r w:rsidR="006B4EF1">
        <w:rPr>
          <w:rFonts w:hint="eastAsia"/>
        </w:rPr>
        <w:t>输入</w:t>
      </w:r>
      <w:r w:rsidR="006F6516">
        <w:rPr>
          <w:rFonts w:hint="eastAsia"/>
        </w:rPr>
        <w:t>。</w:t>
      </w:r>
    </w:p>
    <w:p w14:paraId="6368F1E4" w14:textId="2D086255" w:rsidR="001839C8" w:rsidRDefault="001839C8" w:rsidP="001839C8">
      <w:pPr>
        <w:jc w:val="center"/>
      </w:pPr>
      <w:commentRangeStart w:id="97"/>
      <w:r>
        <w:rPr>
          <w:noProof/>
        </w:rPr>
        <w:lastRenderedPageBreak/>
        <w:drawing>
          <wp:inline distT="0" distB="0" distL="0" distR="0" wp14:anchorId="645D920F" wp14:editId="391FF648">
            <wp:extent cx="3524250" cy="264318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3528005" cy="2646004"/>
                    </a:xfrm>
                    <a:prstGeom prst="rect">
                      <a:avLst/>
                    </a:prstGeom>
                    <a:noFill/>
                    <a:ln>
                      <a:noFill/>
                    </a:ln>
                  </pic:spPr>
                </pic:pic>
              </a:graphicData>
            </a:graphic>
          </wp:inline>
        </w:drawing>
      </w:r>
      <w:commentRangeEnd w:id="97"/>
      <w:r w:rsidR="006C67D8">
        <w:rPr>
          <w:rStyle w:val="ad"/>
        </w:rPr>
        <w:commentReference w:id="97"/>
      </w:r>
    </w:p>
    <w:p w14:paraId="35B11692" w14:textId="74079108" w:rsidR="001839C8" w:rsidRPr="00E90A49" w:rsidRDefault="001839C8" w:rsidP="001839C8">
      <w:pPr>
        <w:jc w:val="center"/>
        <w:rPr>
          <w:rFonts w:ascii="宋体" w:hAnsi="宋体"/>
          <w:sz w:val="21"/>
          <w:szCs w:val="21"/>
        </w:rPr>
      </w:pPr>
      <w:r w:rsidRPr="00E90A49">
        <w:rPr>
          <w:rFonts w:ascii="宋体" w:hAnsi="宋体" w:hint="eastAsia"/>
          <w:sz w:val="21"/>
          <w:szCs w:val="21"/>
        </w:rPr>
        <w:t>图</w:t>
      </w:r>
      <w:r w:rsidR="00D17ED8">
        <w:rPr>
          <w:sz w:val="21"/>
          <w:szCs w:val="21"/>
        </w:rPr>
        <w:t>5.8</w:t>
      </w:r>
      <w:r w:rsidRPr="00E90A49">
        <w:rPr>
          <w:rFonts w:ascii="宋体" w:hAnsi="宋体"/>
          <w:sz w:val="21"/>
          <w:szCs w:val="21"/>
        </w:rPr>
        <w:t xml:space="preserve"> </w:t>
      </w:r>
      <w:r w:rsidRPr="00E90A49">
        <w:rPr>
          <w:rFonts w:ascii="宋体" w:hAnsi="宋体" w:hint="eastAsia"/>
          <w:sz w:val="21"/>
          <w:szCs w:val="21"/>
        </w:rPr>
        <w:t>目标摇摆式上升多旋翼视觉伺服打击轨迹</w:t>
      </w:r>
    </w:p>
    <w:p w14:paraId="650117F1" w14:textId="64E4894F" w:rsidR="006A33B2" w:rsidRDefault="006A33B2" w:rsidP="006A33B2">
      <w:pPr>
        <w:ind w:firstLine="420"/>
      </w:pPr>
      <w:r>
        <w:rPr>
          <w:rFonts w:hint="eastAsia"/>
        </w:rPr>
        <w:t>因为</w:t>
      </w:r>
      <w:r>
        <w:rPr>
          <w:rFonts w:hint="eastAsia"/>
        </w:rPr>
        <w:t>DriverView</w:t>
      </w:r>
      <w:r>
        <w:rPr>
          <w:rFonts w:hint="eastAsia"/>
        </w:rPr>
        <w:t>视角的视频不易在论文中展示，</w:t>
      </w:r>
      <w:r w:rsidR="006F6516">
        <w:rPr>
          <w:rFonts w:hint="eastAsia"/>
        </w:rPr>
        <w:t>绘制多旋翼视觉伺服控制打击目标的轨迹曲线，如图</w:t>
      </w:r>
      <w:r w:rsidR="00D17ED8">
        <w:rPr>
          <w:rFonts w:hint="eastAsia"/>
        </w:rPr>
        <w:t>5</w:t>
      </w:r>
      <w:r w:rsidR="00D17ED8">
        <w:t>.8</w:t>
      </w:r>
      <w:r w:rsidR="006F6516">
        <w:rPr>
          <w:rFonts w:hint="eastAsia"/>
        </w:rPr>
        <w:t>所示，</w:t>
      </w:r>
      <w:r w:rsidR="00A71CEF">
        <w:rPr>
          <w:rFonts w:hint="eastAsia"/>
        </w:rPr>
        <w:t>红色是目标轨迹，蓝色</w:t>
      </w:r>
      <w:proofErr w:type="gramStart"/>
      <w:r w:rsidR="00A71CEF">
        <w:rPr>
          <w:rFonts w:hint="eastAsia"/>
        </w:rPr>
        <w:t>是多旋翼轨</w:t>
      </w:r>
      <w:proofErr w:type="gramEnd"/>
      <w:r w:rsidR="00A71CEF">
        <w:rPr>
          <w:rFonts w:hint="eastAsia"/>
        </w:rPr>
        <w:t>迹，</w:t>
      </w:r>
      <w:r w:rsidR="006F6516">
        <w:rPr>
          <w:rFonts w:hint="eastAsia"/>
        </w:rPr>
        <w:t>可见多旋翼完成了打击任务，最终</w:t>
      </w:r>
      <w:r w:rsidR="00E453E9">
        <w:rPr>
          <w:rFonts w:hint="eastAsia"/>
        </w:rPr>
        <w:t>与</w:t>
      </w:r>
      <w:r w:rsidR="006F6516">
        <w:rPr>
          <w:rFonts w:hint="eastAsia"/>
        </w:rPr>
        <w:t>目标相遇。曲线中最初的一段平稳上升是没有伺服控制的，目的</w:t>
      </w:r>
      <w:r w:rsidR="00E453E9">
        <w:rPr>
          <w:rFonts w:hint="eastAsia"/>
        </w:rPr>
        <w:t>是</w:t>
      </w:r>
      <w:r w:rsidR="006F6516">
        <w:rPr>
          <w:rFonts w:hint="eastAsia"/>
        </w:rPr>
        <w:t>多旋翼起飞并保持平稳，到达伺服控制起点；然后开始伺服控制时，根据第四章中公式推导，因为多旋翼飞行器需要达到目标俯仰角</w:t>
      </w:r>
      <w:r w:rsidRPr="006A33B2">
        <w:rPr>
          <w:position w:val="-12"/>
        </w:rPr>
        <w:object w:dxaOrig="279" w:dyaOrig="360" w14:anchorId="7ED006A4">
          <v:shape id="_x0000_i1239" type="#_x0000_t75" style="width:14.4pt;height:18pt" o:ole="">
            <v:imagedata r:id="rId436" o:title=""/>
          </v:shape>
          <o:OLEObject Type="Embed" ProgID="Equation.DSMT4" ShapeID="_x0000_i1239" DrawAspect="Content" ObjectID="_1619930708" r:id="rId437"/>
        </w:object>
      </w:r>
      <w:r>
        <w:rPr>
          <w:rFonts w:hint="eastAsia"/>
        </w:rPr>
        <w:t>，所以竖直方向上初始时以俯仰角速度控制为主，之后以高度方向速度控制为主。</w:t>
      </w:r>
    </w:p>
    <w:p w14:paraId="1DED4D61" w14:textId="623BB4DE" w:rsidR="006A33B2" w:rsidRDefault="006A33B2" w:rsidP="006A33B2">
      <w:pPr>
        <w:ind w:firstLine="420"/>
      </w:pPr>
      <w:r>
        <w:rPr>
          <w:rFonts w:hint="eastAsia"/>
        </w:rPr>
        <w:t>为了评价本次多旋翼伺服控制打击的控制效果，绘制图像坐标系下目标坐标与中心偏差的时域图，如图</w:t>
      </w:r>
      <w:r w:rsidR="00D17ED8">
        <w:t>5.9</w:t>
      </w:r>
      <w:r>
        <w:rPr>
          <w:rFonts w:hint="eastAsia"/>
        </w:rPr>
        <w:t>所示</w:t>
      </w:r>
    </w:p>
    <w:p w14:paraId="246C3FBA" w14:textId="3DF92B0C" w:rsidR="006A33B2" w:rsidRDefault="006A33B2" w:rsidP="006A33B2">
      <w:pPr>
        <w:ind w:firstLine="420"/>
        <w:jc w:val="center"/>
      </w:pPr>
      <w:r>
        <w:rPr>
          <w:noProof/>
        </w:rPr>
        <w:drawing>
          <wp:inline distT="0" distB="0" distL="0" distR="0" wp14:anchorId="4D634BCD" wp14:editId="12930D0F">
            <wp:extent cx="3428834" cy="257162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3463193" cy="2597394"/>
                    </a:xfrm>
                    <a:prstGeom prst="rect">
                      <a:avLst/>
                    </a:prstGeom>
                    <a:noFill/>
                    <a:ln>
                      <a:noFill/>
                    </a:ln>
                  </pic:spPr>
                </pic:pic>
              </a:graphicData>
            </a:graphic>
          </wp:inline>
        </w:drawing>
      </w:r>
    </w:p>
    <w:p w14:paraId="1AF54128" w14:textId="667E1306" w:rsidR="006A33B2" w:rsidRPr="00E90A49" w:rsidRDefault="006A33B2" w:rsidP="006A33B2">
      <w:pPr>
        <w:ind w:firstLine="420"/>
        <w:jc w:val="center"/>
        <w:rPr>
          <w:rFonts w:ascii="宋体" w:hAnsi="宋体"/>
          <w:sz w:val="21"/>
          <w:szCs w:val="21"/>
        </w:rPr>
      </w:pPr>
      <w:r w:rsidRPr="00E90A49">
        <w:rPr>
          <w:rFonts w:ascii="宋体" w:hAnsi="宋体" w:hint="eastAsia"/>
          <w:sz w:val="21"/>
          <w:szCs w:val="21"/>
        </w:rPr>
        <w:t>图</w:t>
      </w:r>
      <w:r w:rsidR="00D17ED8">
        <w:rPr>
          <w:sz w:val="21"/>
          <w:szCs w:val="21"/>
        </w:rPr>
        <w:t>5.9</w:t>
      </w:r>
      <w:r w:rsidRPr="00E90A49">
        <w:rPr>
          <w:rFonts w:ascii="宋体" w:hAnsi="宋体"/>
          <w:sz w:val="21"/>
          <w:szCs w:val="21"/>
        </w:rPr>
        <w:t xml:space="preserve"> </w:t>
      </w:r>
      <w:r w:rsidRPr="00E90A49">
        <w:rPr>
          <w:position w:val="-14"/>
          <w:sz w:val="21"/>
          <w:szCs w:val="21"/>
        </w:rPr>
        <w:object w:dxaOrig="540" w:dyaOrig="380" w14:anchorId="64DAB9B3">
          <v:shape id="_x0000_i1240" type="#_x0000_t75" style="width:27pt;height:18pt" o:ole="">
            <v:imagedata r:id="rId430" o:title=""/>
          </v:shape>
          <o:OLEObject Type="Embed" ProgID="Equation.DSMT4" ShapeID="_x0000_i1240" DrawAspect="Content" ObjectID="_1619930709" r:id="rId439"/>
        </w:object>
      </w:r>
      <w:r w:rsidRPr="00E90A49">
        <w:rPr>
          <w:rFonts w:ascii="宋体" w:hAnsi="宋体" w:hint="eastAsia"/>
          <w:sz w:val="21"/>
          <w:szCs w:val="21"/>
        </w:rPr>
        <w:t>时域图</w:t>
      </w:r>
    </w:p>
    <w:p w14:paraId="0EE1C37A" w14:textId="4578AB2C" w:rsidR="006A33B2" w:rsidRDefault="006A33B2" w:rsidP="006A33B2">
      <w:r>
        <w:lastRenderedPageBreak/>
        <w:tab/>
      </w:r>
      <w:r>
        <w:rPr>
          <w:rFonts w:hint="eastAsia"/>
        </w:rPr>
        <w:t>图像中在第</w:t>
      </w:r>
      <w:r>
        <w:rPr>
          <w:rFonts w:hint="eastAsia"/>
        </w:rPr>
        <w:t>2</w:t>
      </w:r>
      <w:r>
        <w:t>.2</w:t>
      </w:r>
      <w:r>
        <w:rPr>
          <w:rFonts w:hint="eastAsia"/>
        </w:rPr>
        <w:t>秒之前是多旋翼上升和加速的过程，所以</w:t>
      </w:r>
      <w:r w:rsidR="000C2A7A">
        <w:rPr>
          <w:rFonts w:hint="eastAsia"/>
        </w:rPr>
        <w:t>可以看到</w:t>
      </w:r>
      <w:r w:rsidR="000C2A7A" w:rsidRPr="005079C6">
        <w:rPr>
          <w:position w:val="-14"/>
        </w:rPr>
        <w:object w:dxaOrig="540" w:dyaOrig="380" w14:anchorId="5BFA2D8D">
          <v:shape id="_x0000_i1241" type="#_x0000_t75" style="width:27pt;height:18pt" o:ole="">
            <v:imagedata r:id="rId430" o:title=""/>
          </v:shape>
          <o:OLEObject Type="Embed" ProgID="Equation.DSMT4" ShapeID="_x0000_i1241" DrawAspect="Content" ObjectID="_1619930710" r:id="rId440"/>
        </w:object>
      </w:r>
      <w:r w:rsidR="000C2A7A">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414B9DA3" w14:textId="007A4D35" w:rsidR="000C2A7A" w:rsidRDefault="000C2A7A" w:rsidP="006A33B2">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w:t>
      </w:r>
      <w:r w:rsidR="00AA7E94">
        <w:rPr>
          <w:rFonts w:hint="eastAsia"/>
        </w:rPr>
        <w:t>多旋翼速度</w:t>
      </w:r>
      <w:r w:rsidR="00AA7E94">
        <w:rPr>
          <w:rFonts w:hint="eastAsia"/>
        </w:rPr>
        <w:t>6</w:t>
      </w:r>
      <w:r w:rsidR="00AA7E94">
        <w:t>m/s</w:t>
      </w:r>
      <w:r w:rsidR="00AA7E94">
        <w:rPr>
          <w:rFonts w:hint="eastAsia"/>
        </w:rPr>
        <w:t>不变，多旋翼与目标在地面投影距离</w:t>
      </w:r>
      <w:r w:rsidR="00AA7E94">
        <w:rPr>
          <w:rFonts w:hint="eastAsia"/>
        </w:rPr>
        <w:t>1</w:t>
      </w:r>
      <w:r w:rsidR="00AA7E94">
        <w:t>5</w:t>
      </w:r>
      <w:r w:rsidR="00AA7E94">
        <w:rPr>
          <w:rFonts w:hint="eastAsia"/>
        </w:rPr>
        <w:t>m</w:t>
      </w:r>
      <w:r w:rsidR="00AA7E94">
        <w:rPr>
          <w:rFonts w:hint="eastAsia"/>
        </w:rPr>
        <w:t>不变，改变目标的水平速度大小，调节目标实际速度，进行多次测量和计算</w:t>
      </w:r>
      <w:r w:rsidR="002C006A">
        <w:rPr>
          <w:rFonts w:hint="eastAsia"/>
        </w:rPr>
        <w:t>，仿真测量结果如表格</w:t>
      </w:r>
      <w:r w:rsidR="00D17ED8">
        <w:t>5.1</w:t>
      </w:r>
      <w:r w:rsidR="002C006A">
        <w:rPr>
          <w:rFonts w:hint="eastAsia"/>
        </w:rPr>
        <w:t>所示：</w:t>
      </w:r>
    </w:p>
    <w:p w14:paraId="7BCFF061" w14:textId="082447FE" w:rsidR="00D50963" w:rsidRPr="00D50963" w:rsidRDefault="00FE2A43" w:rsidP="00D50963">
      <w:pPr>
        <w:jc w:val="center"/>
        <w:rPr>
          <w:rFonts w:ascii="黑体" w:eastAsia="黑体" w:hAnsi="黑体"/>
          <w:b/>
          <w:sz w:val="21"/>
          <w:szCs w:val="21"/>
        </w:rPr>
      </w:pPr>
      <w:r w:rsidRPr="00AA7E94">
        <w:rPr>
          <w:rFonts w:ascii="黑体" w:eastAsia="黑体" w:hAnsi="黑体" w:hint="eastAsia"/>
          <w:b/>
          <w:sz w:val="21"/>
          <w:szCs w:val="21"/>
        </w:rPr>
        <w:t>表格</w:t>
      </w:r>
      <w:r w:rsidR="00D17ED8">
        <w:rPr>
          <w:rFonts w:eastAsia="黑体"/>
          <w:b/>
          <w:sz w:val="21"/>
          <w:szCs w:val="21"/>
        </w:rPr>
        <w:t>5.1</w:t>
      </w:r>
      <w:r w:rsidRPr="00AA7E94">
        <w:rPr>
          <w:rFonts w:ascii="黑体" w:eastAsia="黑体" w:hAnsi="黑体"/>
          <w:b/>
          <w:sz w:val="21"/>
          <w:szCs w:val="21"/>
        </w:rPr>
        <w:t xml:space="preserve"> </w:t>
      </w:r>
      <w:r w:rsidR="00AA7E94" w:rsidRPr="00AA7E94">
        <w:rPr>
          <w:rFonts w:ascii="黑体" w:eastAsia="黑体" w:hAnsi="黑体" w:hint="eastAsia"/>
          <w:b/>
          <w:sz w:val="21"/>
          <w:szCs w:val="21"/>
        </w:rPr>
        <w:t>仿真图像坐标偏差结果</w:t>
      </w:r>
    </w:p>
    <w:tbl>
      <w:tblPr>
        <w:tblStyle w:val="ac"/>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D50963" w14:paraId="6B0E4101" w14:textId="77777777" w:rsidTr="00F25DDF">
        <w:tc>
          <w:tcPr>
            <w:tcW w:w="2265" w:type="dxa"/>
            <w:tcBorders>
              <w:top w:val="single" w:sz="12" w:space="0" w:color="auto"/>
            </w:tcBorders>
          </w:tcPr>
          <w:p w14:paraId="1D2E4362" w14:textId="6A091392" w:rsidR="00D50963" w:rsidRPr="00D50963" w:rsidRDefault="00D50963" w:rsidP="00934A13">
            <w:pPr>
              <w:rPr>
                <w:sz w:val="21"/>
                <w:szCs w:val="21"/>
              </w:rPr>
            </w:pPr>
            <w:r w:rsidRPr="00D50963">
              <w:rPr>
                <w:rFonts w:hint="eastAsia"/>
                <w:sz w:val="21"/>
                <w:szCs w:val="21"/>
              </w:rPr>
              <w:t>目标最大速度</w:t>
            </w:r>
            <w:r w:rsidRPr="00D50963">
              <w:rPr>
                <w:rFonts w:hint="eastAsia"/>
                <w:sz w:val="21"/>
                <w:szCs w:val="21"/>
              </w:rPr>
              <w:t>(</w:t>
            </w:r>
            <w:r w:rsidRPr="00D50963">
              <w:rPr>
                <w:sz w:val="21"/>
                <w:szCs w:val="21"/>
              </w:rPr>
              <w:t>m/s)</w:t>
            </w:r>
          </w:p>
        </w:tc>
        <w:tc>
          <w:tcPr>
            <w:tcW w:w="2265" w:type="dxa"/>
            <w:tcBorders>
              <w:top w:val="single" w:sz="12" w:space="0" w:color="auto"/>
            </w:tcBorders>
          </w:tcPr>
          <w:p w14:paraId="12DBDA14" w14:textId="5AC689A9" w:rsidR="00D50963" w:rsidRPr="00D50963" w:rsidRDefault="00D50963" w:rsidP="00934A13">
            <w:pPr>
              <w:rPr>
                <w:sz w:val="21"/>
                <w:szCs w:val="21"/>
              </w:rPr>
            </w:pPr>
            <w:r w:rsidRPr="00D50963">
              <w:rPr>
                <w:rFonts w:hint="eastAsia"/>
                <w:sz w:val="21"/>
                <w:szCs w:val="21"/>
              </w:rPr>
              <w:t>2</w:t>
            </w:r>
          </w:p>
        </w:tc>
        <w:tc>
          <w:tcPr>
            <w:tcW w:w="2265" w:type="dxa"/>
            <w:tcBorders>
              <w:top w:val="single" w:sz="12" w:space="0" w:color="auto"/>
            </w:tcBorders>
          </w:tcPr>
          <w:p w14:paraId="1749E2B9" w14:textId="0D9C0B1D" w:rsidR="00D50963" w:rsidRPr="00D50963" w:rsidRDefault="00D50963" w:rsidP="00934A13">
            <w:pPr>
              <w:rPr>
                <w:sz w:val="21"/>
                <w:szCs w:val="21"/>
              </w:rPr>
            </w:pPr>
            <w:r w:rsidRPr="00D50963">
              <w:rPr>
                <w:rFonts w:hint="eastAsia"/>
                <w:sz w:val="21"/>
                <w:szCs w:val="21"/>
              </w:rPr>
              <w:t>3</w:t>
            </w:r>
          </w:p>
        </w:tc>
        <w:tc>
          <w:tcPr>
            <w:tcW w:w="2266" w:type="dxa"/>
            <w:tcBorders>
              <w:top w:val="single" w:sz="12" w:space="0" w:color="auto"/>
            </w:tcBorders>
          </w:tcPr>
          <w:p w14:paraId="088B8231" w14:textId="36630E89" w:rsidR="00D50963" w:rsidRPr="00D50963" w:rsidRDefault="00D50963" w:rsidP="00934A13">
            <w:pPr>
              <w:rPr>
                <w:sz w:val="21"/>
                <w:szCs w:val="21"/>
              </w:rPr>
            </w:pPr>
            <w:r w:rsidRPr="00D50963">
              <w:rPr>
                <w:rFonts w:hint="eastAsia"/>
                <w:sz w:val="21"/>
                <w:szCs w:val="21"/>
              </w:rPr>
              <w:t>4</w:t>
            </w:r>
          </w:p>
        </w:tc>
      </w:tr>
      <w:tr w:rsidR="00D50963" w14:paraId="763BA645" w14:textId="77777777" w:rsidTr="00F25DDF">
        <w:tc>
          <w:tcPr>
            <w:tcW w:w="2265" w:type="dxa"/>
          </w:tcPr>
          <w:p w14:paraId="1CE0ADD7" w14:textId="7CF3A362" w:rsidR="00D50963" w:rsidRPr="00D50963" w:rsidRDefault="00D50963" w:rsidP="00934A13">
            <w:pPr>
              <w:rPr>
                <w:sz w:val="21"/>
                <w:szCs w:val="21"/>
              </w:rPr>
            </w:pPr>
            <w:r w:rsidRPr="00D50963">
              <w:rPr>
                <w:i/>
                <w:iCs/>
                <w:kern w:val="2"/>
                <w:position w:val="-12"/>
                <w:sz w:val="21"/>
                <w:szCs w:val="21"/>
              </w:rPr>
              <w:object w:dxaOrig="240" w:dyaOrig="360" w14:anchorId="42060B7D">
                <v:shape id="_x0000_i1242" type="#_x0000_t75" style="width:12pt;height:18pt" o:ole="">
                  <v:imagedata r:id="rId441" o:title=""/>
                </v:shape>
                <o:OLEObject Type="Embed" ProgID="Equation.DSMT4" ShapeID="_x0000_i1242" DrawAspect="Content" ObjectID="_1619930711" r:id="rId442"/>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7279C8ED" w14:textId="7F547E67" w:rsidR="00D50963" w:rsidRPr="00D50963" w:rsidRDefault="00D50963" w:rsidP="00934A13">
            <w:pPr>
              <w:rPr>
                <w:sz w:val="21"/>
                <w:szCs w:val="21"/>
              </w:rPr>
            </w:pPr>
            <w:r w:rsidRPr="00934A13">
              <w:rPr>
                <w:sz w:val="21"/>
                <w:szCs w:val="21"/>
              </w:rPr>
              <w:t>-3.0523</w:t>
            </w:r>
          </w:p>
        </w:tc>
        <w:tc>
          <w:tcPr>
            <w:tcW w:w="2265" w:type="dxa"/>
          </w:tcPr>
          <w:p w14:paraId="451E124D" w14:textId="7BE8CE5E" w:rsidR="00D50963" w:rsidRPr="00D50963" w:rsidRDefault="00D50963" w:rsidP="00934A13">
            <w:pPr>
              <w:rPr>
                <w:sz w:val="21"/>
                <w:szCs w:val="21"/>
              </w:rPr>
            </w:pPr>
            <w:r w:rsidRPr="00934A13">
              <w:rPr>
                <w:sz w:val="21"/>
                <w:szCs w:val="21"/>
              </w:rPr>
              <w:t>-1.8102</w:t>
            </w:r>
          </w:p>
        </w:tc>
        <w:tc>
          <w:tcPr>
            <w:tcW w:w="2266" w:type="dxa"/>
          </w:tcPr>
          <w:p w14:paraId="2DB0E486" w14:textId="15240987" w:rsidR="00D50963" w:rsidRPr="00D50963" w:rsidRDefault="00D50963" w:rsidP="00934A13">
            <w:pPr>
              <w:rPr>
                <w:sz w:val="21"/>
                <w:szCs w:val="21"/>
              </w:rPr>
            </w:pPr>
            <w:r w:rsidRPr="00934A13">
              <w:rPr>
                <w:sz w:val="21"/>
                <w:szCs w:val="21"/>
              </w:rPr>
              <w:t>1.4920</w:t>
            </w:r>
          </w:p>
        </w:tc>
      </w:tr>
      <w:tr w:rsidR="00D50963" w14:paraId="15A27E9C" w14:textId="77777777" w:rsidTr="00F25DDF">
        <w:tc>
          <w:tcPr>
            <w:tcW w:w="2265" w:type="dxa"/>
          </w:tcPr>
          <w:p w14:paraId="69668ABE" w14:textId="4875B5D7" w:rsidR="00D50963" w:rsidRPr="00D50963" w:rsidRDefault="00D50963" w:rsidP="00934A13">
            <w:pPr>
              <w:rPr>
                <w:sz w:val="21"/>
                <w:szCs w:val="21"/>
              </w:rPr>
            </w:pPr>
            <w:r w:rsidRPr="00D50963">
              <w:rPr>
                <w:i/>
                <w:iCs/>
                <w:kern w:val="2"/>
                <w:position w:val="-12"/>
                <w:sz w:val="21"/>
                <w:szCs w:val="21"/>
              </w:rPr>
              <w:object w:dxaOrig="240" w:dyaOrig="360" w14:anchorId="0AA08660">
                <v:shape id="_x0000_i1243" type="#_x0000_t75" style="width:12pt;height:18pt" o:ole="">
                  <v:imagedata r:id="rId441" o:title=""/>
                </v:shape>
                <o:OLEObject Type="Embed" ProgID="Equation.DSMT4" ShapeID="_x0000_i1243" DrawAspect="Content" ObjectID="_1619930712" r:id="rId443"/>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DE58799" w14:textId="0AAF4DEC" w:rsidR="00D50963" w:rsidRPr="00D50963" w:rsidRDefault="00D50963" w:rsidP="00934A13">
            <w:pPr>
              <w:rPr>
                <w:sz w:val="21"/>
                <w:szCs w:val="21"/>
              </w:rPr>
            </w:pPr>
            <w:r>
              <w:rPr>
                <w:rFonts w:hint="eastAsia"/>
                <w:sz w:val="21"/>
                <w:szCs w:val="21"/>
              </w:rPr>
              <w:t>0</w:t>
            </w:r>
            <w:r>
              <w:rPr>
                <w:sz w:val="21"/>
                <w:szCs w:val="21"/>
              </w:rPr>
              <w:t>.94</w:t>
            </w:r>
          </w:p>
        </w:tc>
        <w:tc>
          <w:tcPr>
            <w:tcW w:w="2265" w:type="dxa"/>
          </w:tcPr>
          <w:p w14:paraId="098FB3A1" w14:textId="293D9876" w:rsidR="00D50963" w:rsidRPr="00D50963" w:rsidRDefault="00D50963" w:rsidP="00934A13">
            <w:pPr>
              <w:rPr>
                <w:sz w:val="21"/>
                <w:szCs w:val="21"/>
              </w:rPr>
            </w:pPr>
            <w:r>
              <w:rPr>
                <w:rFonts w:hint="eastAsia"/>
                <w:sz w:val="21"/>
                <w:szCs w:val="21"/>
              </w:rPr>
              <w:t>0</w:t>
            </w:r>
            <w:r>
              <w:rPr>
                <w:sz w:val="21"/>
                <w:szCs w:val="21"/>
              </w:rPr>
              <w:t>.56</w:t>
            </w:r>
          </w:p>
        </w:tc>
        <w:tc>
          <w:tcPr>
            <w:tcW w:w="2266" w:type="dxa"/>
          </w:tcPr>
          <w:p w14:paraId="68EAE00F" w14:textId="4B79AF31" w:rsidR="00D50963" w:rsidRPr="00D50963" w:rsidRDefault="00D50963" w:rsidP="00934A13">
            <w:pPr>
              <w:rPr>
                <w:sz w:val="21"/>
                <w:szCs w:val="21"/>
              </w:rPr>
            </w:pPr>
            <w:r>
              <w:rPr>
                <w:rFonts w:hint="eastAsia"/>
                <w:sz w:val="21"/>
                <w:szCs w:val="21"/>
              </w:rPr>
              <w:t>0</w:t>
            </w:r>
            <w:r>
              <w:rPr>
                <w:sz w:val="21"/>
                <w:szCs w:val="21"/>
              </w:rPr>
              <w:t>.47</w:t>
            </w:r>
          </w:p>
        </w:tc>
      </w:tr>
      <w:tr w:rsidR="00D50963" w14:paraId="048124E0" w14:textId="77777777" w:rsidTr="00F25DDF">
        <w:tc>
          <w:tcPr>
            <w:tcW w:w="2265" w:type="dxa"/>
          </w:tcPr>
          <w:p w14:paraId="15DFF460" w14:textId="0FEBFF5C" w:rsidR="00D50963" w:rsidRPr="00D50963" w:rsidRDefault="00D50963" w:rsidP="00934A13">
            <w:pPr>
              <w:rPr>
                <w:sz w:val="21"/>
                <w:szCs w:val="21"/>
              </w:rPr>
            </w:pPr>
            <w:r w:rsidRPr="00D50963">
              <w:rPr>
                <w:i/>
                <w:iCs/>
                <w:kern w:val="2"/>
                <w:position w:val="-14"/>
                <w:sz w:val="21"/>
                <w:szCs w:val="21"/>
              </w:rPr>
              <w:object w:dxaOrig="260" w:dyaOrig="380" w14:anchorId="06C0077D">
                <v:shape id="_x0000_i1244" type="#_x0000_t75" style="width:12.6pt;height:18pt" o:ole="">
                  <v:imagedata r:id="rId444" o:title=""/>
                </v:shape>
                <o:OLEObject Type="Embed" ProgID="Equation.DSMT4" ShapeID="_x0000_i1244" DrawAspect="Content" ObjectID="_1619930713" r:id="rId445"/>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4BAEC836" w14:textId="27AAD54D" w:rsidR="00D50963" w:rsidRPr="00D50963" w:rsidRDefault="00D50963" w:rsidP="00934A13">
            <w:pPr>
              <w:rPr>
                <w:sz w:val="21"/>
                <w:szCs w:val="21"/>
              </w:rPr>
            </w:pPr>
            <w:r w:rsidRPr="00934A13">
              <w:rPr>
                <w:sz w:val="21"/>
                <w:szCs w:val="21"/>
              </w:rPr>
              <w:t>-1.4504</w:t>
            </w:r>
          </w:p>
        </w:tc>
        <w:tc>
          <w:tcPr>
            <w:tcW w:w="2265" w:type="dxa"/>
          </w:tcPr>
          <w:p w14:paraId="0B43A872" w14:textId="03B54A8F" w:rsidR="00D50963" w:rsidRPr="00D50963" w:rsidRDefault="00D50963" w:rsidP="00934A13">
            <w:pPr>
              <w:rPr>
                <w:sz w:val="21"/>
                <w:szCs w:val="21"/>
              </w:rPr>
            </w:pPr>
            <w:r w:rsidRPr="00934A13">
              <w:rPr>
                <w:sz w:val="21"/>
                <w:szCs w:val="21"/>
              </w:rPr>
              <w:t>-9.2546</w:t>
            </w:r>
          </w:p>
        </w:tc>
        <w:tc>
          <w:tcPr>
            <w:tcW w:w="2266" w:type="dxa"/>
          </w:tcPr>
          <w:p w14:paraId="3DA1D550" w14:textId="54C38E50" w:rsidR="00D50963" w:rsidRPr="00D50963" w:rsidRDefault="00D50963" w:rsidP="00934A13">
            <w:pPr>
              <w:rPr>
                <w:sz w:val="21"/>
                <w:szCs w:val="21"/>
              </w:rPr>
            </w:pPr>
            <w:r w:rsidRPr="00934A13">
              <w:rPr>
                <w:sz w:val="21"/>
                <w:szCs w:val="21"/>
              </w:rPr>
              <w:t>-1.1091</w:t>
            </w:r>
          </w:p>
        </w:tc>
      </w:tr>
      <w:tr w:rsidR="00D50963" w14:paraId="3E95F7A0" w14:textId="77777777" w:rsidTr="00F25DDF">
        <w:tc>
          <w:tcPr>
            <w:tcW w:w="2265" w:type="dxa"/>
          </w:tcPr>
          <w:p w14:paraId="69704B70" w14:textId="15376291" w:rsidR="00D50963" w:rsidRPr="00D50963" w:rsidRDefault="00D50963" w:rsidP="00934A13">
            <w:pPr>
              <w:rPr>
                <w:sz w:val="21"/>
                <w:szCs w:val="21"/>
              </w:rPr>
            </w:pPr>
            <w:r w:rsidRPr="00D50963">
              <w:rPr>
                <w:i/>
                <w:iCs/>
                <w:kern w:val="2"/>
                <w:position w:val="-14"/>
                <w:sz w:val="21"/>
                <w:szCs w:val="21"/>
              </w:rPr>
              <w:object w:dxaOrig="260" w:dyaOrig="380" w14:anchorId="3773EFBE">
                <v:shape id="_x0000_i1245" type="#_x0000_t75" style="width:12.6pt;height:18pt" o:ole="">
                  <v:imagedata r:id="rId446" o:title=""/>
                </v:shape>
                <o:OLEObject Type="Embed" ProgID="Equation.DSMT4" ShapeID="_x0000_i1245" DrawAspect="Content" ObjectID="_1619930714" r:id="rId447"/>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40AEC05" w14:textId="540DC567" w:rsidR="00D50963" w:rsidRPr="00D50963" w:rsidRDefault="00D50963" w:rsidP="00934A13">
            <w:pPr>
              <w:rPr>
                <w:sz w:val="21"/>
                <w:szCs w:val="21"/>
              </w:rPr>
            </w:pPr>
            <w:r>
              <w:rPr>
                <w:rFonts w:hint="eastAsia"/>
                <w:sz w:val="21"/>
                <w:szCs w:val="21"/>
              </w:rPr>
              <w:t>0</w:t>
            </w:r>
            <w:r>
              <w:rPr>
                <w:sz w:val="21"/>
                <w:szCs w:val="21"/>
              </w:rPr>
              <w:t>.72</w:t>
            </w:r>
          </w:p>
        </w:tc>
        <w:tc>
          <w:tcPr>
            <w:tcW w:w="2265" w:type="dxa"/>
          </w:tcPr>
          <w:p w14:paraId="020D379D" w14:textId="5A37F902" w:rsidR="00D50963" w:rsidRPr="00D50963" w:rsidRDefault="00D50963" w:rsidP="00934A13">
            <w:pPr>
              <w:rPr>
                <w:sz w:val="21"/>
                <w:szCs w:val="21"/>
              </w:rPr>
            </w:pPr>
            <w:r>
              <w:rPr>
                <w:rFonts w:hint="eastAsia"/>
                <w:sz w:val="21"/>
                <w:szCs w:val="21"/>
              </w:rPr>
              <w:t>4</w:t>
            </w:r>
            <w:r>
              <w:rPr>
                <w:sz w:val="21"/>
                <w:szCs w:val="21"/>
              </w:rPr>
              <w:t>.62</w:t>
            </w:r>
          </w:p>
        </w:tc>
        <w:tc>
          <w:tcPr>
            <w:tcW w:w="2266" w:type="dxa"/>
          </w:tcPr>
          <w:p w14:paraId="501B3390" w14:textId="2A4C8F17" w:rsidR="00D50963" w:rsidRPr="00D50963" w:rsidRDefault="00E45E74" w:rsidP="00934A13">
            <w:pPr>
              <w:rPr>
                <w:sz w:val="21"/>
                <w:szCs w:val="21"/>
              </w:rPr>
            </w:pPr>
            <w:r>
              <w:rPr>
                <w:rFonts w:hint="eastAsia"/>
                <w:sz w:val="21"/>
                <w:szCs w:val="21"/>
              </w:rPr>
              <w:t>0</w:t>
            </w:r>
            <w:r>
              <w:rPr>
                <w:sz w:val="21"/>
                <w:szCs w:val="21"/>
              </w:rPr>
              <w:t>.55</w:t>
            </w:r>
          </w:p>
        </w:tc>
      </w:tr>
      <w:tr w:rsidR="00D50963" w14:paraId="3DCB744E" w14:textId="77777777" w:rsidTr="00F25DDF">
        <w:tc>
          <w:tcPr>
            <w:tcW w:w="2265" w:type="dxa"/>
          </w:tcPr>
          <w:p w14:paraId="1A499D94" w14:textId="6354E81B" w:rsidR="00D50963" w:rsidRPr="00D50963" w:rsidRDefault="00D50963" w:rsidP="00934A13">
            <w:pPr>
              <w:rPr>
                <w:sz w:val="21"/>
                <w:szCs w:val="21"/>
              </w:rPr>
            </w:pPr>
            <w:r w:rsidRPr="00D50963">
              <w:rPr>
                <w:i/>
                <w:iCs/>
                <w:kern w:val="2"/>
                <w:position w:val="-12"/>
                <w:sz w:val="21"/>
                <w:szCs w:val="21"/>
              </w:rPr>
              <w:object w:dxaOrig="240" w:dyaOrig="360" w14:anchorId="6B48CFB3">
                <v:shape id="_x0000_i1246" type="#_x0000_t75" style="width:12pt;height:18pt" o:ole="">
                  <v:imagedata r:id="rId441" o:title=""/>
                </v:shape>
                <o:OLEObject Type="Embed" ProgID="Equation.DSMT4" ShapeID="_x0000_i1246" DrawAspect="Content" ObjectID="_1619930715" r:id="rId448"/>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152EF230" w14:textId="1B3DF107" w:rsidR="00D50963" w:rsidRPr="00D50963" w:rsidRDefault="00D50963" w:rsidP="00934A13">
            <w:pPr>
              <w:rPr>
                <w:sz w:val="21"/>
                <w:szCs w:val="21"/>
              </w:rPr>
            </w:pPr>
            <w:r w:rsidRPr="00934A13">
              <w:rPr>
                <w:sz w:val="21"/>
                <w:szCs w:val="21"/>
              </w:rPr>
              <w:t>1.8528</w:t>
            </w:r>
          </w:p>
        </w:tc>
        <w:tc>
          <w:tcPr>
            <w:tcW w:w="2265" w:type="dxa"/>
          </w:tcPr>
          <w:p w14:paraId="450DD07D" w14:textId="37BA367C" w:rsidR="00D50963" w:rsidRPr="00D50963" w:rsidRDefault="00D50963" w:rsidP="00934A13">
            <w:pPr>
              <w:rPr>
                <w:sz w:val="21"/>
                <w:szCs w:val="21"/>
              </w:rPr>
            </w:pPr>
            <w:r w:rsidRPr="00934A13">
              <w:rPr>
                <w:sz w:val="21"/>
                <w:szCs w:val="21"/>
              </w:rPr>
              <w:t>2.2902</w:t>
            </w:r>
          </w:p>
        </w:tc>
        <w:tc>
          <w:tcPr>
            <w:tcW w:w="2266" w:type="dxa"/>
          </w:tcPr>
          <w:p w14:paraId="3E0415F7" w14:textId="22532EBA" w:rsidR="00D50963" w:rsidRPr="00D50963" w:rsidRDefault="00D50963" w:rsidP="00934A13">
            <w:pPr>
              <w:rPr>
                <w:sz w:val="21"/>
                <w:szCs w:val="21"/>
              </w:rPr>
            </w:pPr>
            <w:r w:rsidRPr="00934A13">
              <w:rPr>
                <w:sz w:val="21"/>
                <w:szCs w:val="21"/>
              </w:rPr>
              <w:t>5.3570</w:t>
            </w:r>
          </w:p>
        </w:tc>
      </w:tr>
      <w:tr w:rsidR="00D50963" w14:paraId="5E358C22" w14:textId="77777777" w:rsidTr="00F25DDF">
        <w:tc>
          <w:tcPr>
            <w:tcW w:w="2265" w:type="dxa"/>
            <w:tcBorders>
              <w:bottom w:val="single" w:sz="12" w:space="0" w:color="auto"/>
            </w:tcBorders>
          </w:tcPr>
          <w:p w14:paraId="4139AA6E" w14:textId="50CBD49B" w:rsidR="00D50963" w:rsidRPr="00D50963" w:rsidRDefault="00D50963" w:rsidP="00934A13">
            <w:pPr>
              <w:rPr>
                <w:sz w:val="21"/>
                <w:szCs w:val="21"/>
              </w:rPr>
            </w:pPr>
            <w:r w:rsidRPr="00D50963">
              <w:rPr>
                <w:i/>
                <w:iCs/>
                <w:kern w:val="2"/>
                <w:position w:val="-14"/>
                <w:sz w:val="21"/>
                <w:szCs w:val="21"/>
              </w:rPr>
              <w:object w:dxaOrig="260" w:dyaOrig="380" w14:anchorId="75DA3FBB">
                <v:shape id="_x0000_i1247" type="#_x0000_t75" style="width:12.6pt;height:18pt" o:ole="">
                  <v:imagedata r:id="rId449" o:title=""/>
                </v:shape>
                <o:OLEObject Type="Embed" ProgID="Equation.DSMT4" ShapeID="_x0000_i1247" DrawAspect="Content" ObjectID="_1619930716" r:id="rId450"/>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Borders>
              <w:bottom w:val="single" w:sz="12" w:space="0" w:color="auto"/>
            </w:tcBorders>
          </w:tcPr>
          <w:p w14:paraId="5C4C0C7C" w14:textId="4BD7A9FA" w:rsidR="00D50963" w:rsidRPr="00D50963" w:rsidRDefault="00D50963" w:rsidP="00934A13">
            <w:pPr>
              <w:rPr>
                <w:sz w:val="21"/>
                <w:szCs w:val="21"/>
              </w:rPr>
            </w:pPr>
            <w:r w:rsidRPr="00934A13">
              <w:rPr>
                <w:sz w:val="21"/>
                <w:szCs w:val="21"/>
              </w:rPr>
              <w:t>5.8346</w:t>
            </w:r>
          </w:p>
        </w:tc>
        <w:tc>
          <w:tcPr>
            <w:tcW w:w="2265" w:type="dxa"/>
            <w:tcBorders>
              <w:bottom w:val="single" w:sz="12" w:space="0" w:color="auto"/>
            </w:tcBorders>
          </w:tcPr>
          <w:p w14:paraId="6C87D8AC" w14:textId="5EC0D73F" w:rsidR="00D50963" w:rsidRPr="00D50963" w:rsidRDefault="00D50963" w:rsidP="00934A13">
            <w:pPr>
              <w:rPr>
                <w:sz w:val="21"/>
                <w:szCs w:val="21"/>
              </w:rPr>
            </w:pPr>
            <w:r w:rsidRPr="00934A13">
              <w:rPr>
                <w:sz w:val="21"/>
                <w:szCs w:val="21"/>
              </w:rPr>
              <w:t>6.2965</w:t>
            </w:r>
          </w:p>
        </w:tc>
        <w:tc>
          <w:tcPr>
            <w:tcW w:w="2266" w:type="dxa"/>
            <w:tcBorders>
              <w:bottom w:val="single" w:sz="12" w:space="0" w:color="auto"/>
            </w:tcBorders>
          </w:tcPr>
          <w:p w14:paraId="32902058" w14:textId="1210F546" w:rsidR="00D50963" w:rsidRPr="00D50963" w:rsidRDefault="00D50963" w:rsidP="00934A13">
            <w:pPr>
              <w:rPr>
                <w:sz w:val="21"/>
                <w:szCs w:val="21"/>
              </w:rPr>
            </w:pPr>
            <w:r>
              <w:rPr>
                <w:sz w:val="21"/>
                <w:szCs w:val="21"/>
              </w:rPr>
              <w:t>6</w:t>
            </w:r>
            <w:r w:rsidRPr="00934A13">
              <w:rPr>
                <w:sz w:val="21"/>
                <w:szCs w:val="21"/>
              </w:rPr>
              <w:t>.5727</w:t>
            </w:r>
          </w:p>
        </w:tc>
      </w:tr>
    </w:tbl>
    <w:p w14:paraId="6A121430" w14:textId="2CAC38E3" w:rsidR="00E45E74" w:rsidRDefault="007661A7" w:rsidP="005A2C3F">
      <w:pPr>
        <w:ind w:firstLine="420"/>
      </w:pPr>
      <w:r>
        <w:rPr>
          <w:rFonts w:hint="eastAsia"/>
        </w:rPr>
        <w:t>可以</w:t>
      </w:r>
      <w:r w:rsidR="002C006A">
        <w:rPr>
          <w:rFonts w:hint="eastAsia"/>
        </w:rPr>
        <w:t>根据</w:t>
      </w:r>
      <w:r w:rsidR="002C006A" w:rsidRPr="005079C6">
        <w:rPr>
          <w:position w:val="-14"/>
        </w:rPr>
        <w:object w:dxaOrig="540" w:dyaOrig="380" w14:anchorId="79EF347D">
          <v:shape id="_x0000_i1248" type="#_x0000_t75" style="width:27pt;height:18pt" o:ole="">
            <v:imagedata r:id="rId430" o:title=""/>
          </v:shape>
          <o:OLEObject Type="Embed" ProgID="Equation.DSMT4" ShapeID="_x0000_i1248" DrawAspect="Content" ObjectID="_1619930717" r:id="rId451"/>
        </w:object>
      </w:r>
      <w:r w:rsidR="002C006A">
        <w:rPr>
          <w:rFonts w:hint="eastAsia"/>
        </w:rPr>
        <w:t>平均值</w:t>
      </w:r>
      <w:r w:rsidR="00E45E74">
        <w:rPr>
          <w:rFonts w:hint="eastAsia"/>
        </w:rPr>
        <w:t>占视域的比例</w:t>
      </w:r>
      <w:r w:rsidR="002C006A">
        <w:rPr>
          <w:rFonts w:hint="eastAsia"/>
        </w:rPr>
        <w:t>可以评价视觉伺服算法控制效果。表格中</w:t>
      </w:r>
      <w:r w:rsidR="002C006A" w:rsidRPr="005079C6">
        <w:rPr>
          <w:position w:val="-14"/>
        </w:rPr>
        <w:object w:dxaOrig="540" w:dyaOrig="380" w14:anchorId="62EF2CAD">
          <v:shape id="_x0000_i1249" type="#_x0000_t75" style="width:27pt;height:18pt" o:ole="">
            <v:imagedata r:id="rId430" o:title=""/>
          </v:shape>
          <o:OLEObject Type="Embed" ProgID="Equation.DSMT4" ShapeID="_x0000_i1249" DrawAspect="Content" ObjectID="_1619930718" r:id="rId452"/>
        </w:object>
      </w:r>
      <w:r w:rsidR="002C006A">
        <w:rPr>
          <w:rFonts w:hint="eastAsia"/>
        </w:rPr>
        <w:t>单位是像素（</w:t>
      </w:r>
      <w:r w:rsidR="002C006A">
        <w:rPr>
          <w:rFonts w:hint="eastAsia"/>
        </w:rPr>
        <w:t>p</w:t>
      </w:r>
      <w:r w:rsidR="002C006A">
        <w:t>ixel</w:t>
      </w:r>
      <w:r w:rsidR="002C006A">
        <w:rPr>
          <w:rFonts w:hint="eastAsia"/>
        </w:rPr>
        <w:t>）</w:t>
      </w:r>
      <w:r w:rsidR="00440F52">
        <w:rPr>
          <w:rFonts w:hint="eastAsia"/>
        </w:rPr>
        <w:t>，</w:t>
      </w:r>
      <w:r w:rsidR="002C006A">
        <w:rPr>
          <w:rFonts w:hint="eastAsia"/>
        </w:rPr>
        <w:t>可以根据</w:t>
      </w:r>
      <w:r w:rsidR="00E45E74">
        <w:rPr>
          <w:rFonts w:hint="eastAsia"/>
        </w:rPr>
        <w:t>视域被像素宽度计算</w:t>
      </w:r>
      <w:r w:rsidR="00440F52">
        <w:rPr>
          <w:rFonts w:hint="eastAsia"/>
        </w:rPr>
        <w:t>目标偏差</w:t>
      </w:r>
      <w:r w:rsidR="00E45E74">
        <w:rPr>
          <w:rFonts w:hint="eastAsia"/>
        </w:rPr>
        <w:t>所占视域比例，</w:t>
      </w:r>
      <w:r w:rsidR="00D50963">
        <w:rPr>
          <w:rFonts w:hint="eastAsia"/>
        </w:rPr>
        <w:t>在</w:t>
      </w:r>
      <w:r w:rsidR="00D50963">
        <w:rPr>
          <w:rFonts w:hint="eastAsia"/>
        </w:rPr>
        <w:t>x</w:t>
      </w:r>
      <w:r w:rsidR="00D50963">
        <w:rPr>
          <w:rFonts w:hint="eastAsia"/>
        </w:rPr>
        <w:t>方向上视域内像素宽度</w:t>
      </w:r>
      <w:r w:rsidR="00E45E74">
        <w:t>32</w:t>
      </w:r>
      <w:r w:rsidR="00D50963">
        <w:t>0</w:t>
      </w:r>
      <w:r w:rsidR="00D50963">
        <w:rPr>
          <w:rFonts w:hint="eastAsia"/>
        </w:rPr>
        <w:t>px</w:t>
      </w:r>
      <w:r w:rsidR="00D50963">
        <w:rPr>
          <w:rFonts w:hint="eastAsia"/>
        </w:rPr>
        <w:t>，</w:t>
      </w:r>
      <w:r w:rsidR="00E45E74">
        <w:rPr>
          <w:rFonts w:hint="eastAsia"/>
        </w:rPr>
        <w:t>在</w:t>
      </w:r>
      <w:r w:rsidR="00E45E74">
        <w:rPr>
          <w:rFonts w:hint="eastAsia"/>
        </w:rPr>
        <w:t>x</w:t>
      </w:r>
      <w:r w:rsidR="00E45E74">
        <w:rPr>
          <w:rFonts w:hint="eastAsia"/>
        </w:rPr>
        <w:t>方向上视域内像素宽度</w:t>
      </w:r>
      <w:r w:rsidR="00E45E74">
        <w:rPr>
          <w:rFonts w:hint="eastAsia"/>
        </w:rPr>
        <w:t>2</w:t>
      </w:r>
      <w:r w:rsidR="00E45E74">
        <w:t>00</w:t>
      </w:r>
      <w:r w:rsidR="00E45E74">
        <w:rPr>
          <w:rFonts w:hint="eastAsia"/>
        </w:rPr>
        <w:t>px</w:t>
      </w:r>
      <w:r w:rsidR="00440F52">
        <w:rPr>
          <w:rFonts w:hint="eastAsia"/>
        </w:rPr>
        <w:t>。</w:t>
      </w:r>
    </w:p>
    <w:p w14:paraId="2695E546" w14:textId="21CCE64B" w:rsidR="00440F52" w:rsidRDefault="00440F52" w:rsidP="00E45E74">
      <w:pPr>
        <w:ind w:firstLine="420"/>
      </w:pPr>
      <w:r>
        <w:rPr>
          <w:rFonts w:hint="eastAsia"/>
        </w:rPr>
        <w:t>经过表格对比，发现</w:t>
      </w:r>
      <w:r w:rsidR="00831D01">
        <w:rPr>
          <w:rFonts w:hint="eastAsia"/>
        </w:rPr>
        <w:t>目标在这种运动方式下，</w:t>
      </w:r>
      <w:r>
        <w:rPr>
          <w:rFonts w:hint="eastAsia"/>
        </w:rPr>
        <w:t>当目标速度增大时，</w:t>
      </w:r>
      <w:r>
        <w:rPr>
          <w:rFonts w:hint="eastAsia"/>
        </w:rPr>
        <w:t xml:space="preserve"> </w:t>
      </w:r>
      <w:r w:rsidRPr="005079C6">
        <w:rPr>
          <w:position w:val="-14"/>
        </w:rPr>
        <w:object w:dxaOrig="540" w:dyaOrig="380" w14:anchorId="066E5EDD">
          <v:shape id="_x0000_i1250" type="#_x0000_t75" style="width:27pt;height:18pt" o:ole="">
            <v:imagedata r:id="rId430" o:title=""/>
          </v:shape>
          <o:OLEObject Type="Embed" ProgID="Equation.DSMT4" ShapeID="_x0000_i1250" DrawAspect="Content" ObjectID="_1619930719" r:id="rId453"/>
        </w:object>
      </w:r>
      <w:r>
        <w:rPr>
          <w:rFonts w:hint="eastAsia"/>
        </w:rPr>
        <w:t>的绝对值和所占视域</w:t>
      </w:r>
      <w:proofErr w:type="gramStart"/>
      <w:r>
        <w:rPr>
          <w:rFonts w:hint="eastAsia"/>
        </w:rPr>
        <w:t>呢比例</w:t>
      </w:r>
      <w:proofErr w:type="gramEnd"/>
      <w:r>
        <w:rPr>
          <w:rFonts w:hint="eastAsia"/>
        </w:rPr>
        <w:t>并没有相关特征，但是</w:t>
      </w:r>
      <w:r w:rsidRPr="005079C6">
        <w:rPr>
          <w:position w:val="-14"/>
        </w:rPr>
        <w:object w:dxaOrig="540" w:dyaOrig="380" w14:anchorId="24610DAD">
          <v:shape id="_x0000_i1251" type="#_x0000_t75" style="width:27pt;height:18pt" o:ole="">
            <v:imagedata r:id="rId430" o:title=""/>
          </v:shape>
          <o:OLEObject Type="Embed" ProgID="Equation.DSMT4" ShapeID="_x0000_i1251" DrawAspect="Content" ObjectID="_1619930720" r:id="rId454"/>
        </w:object>
      </w:r>
      <w:r>
        <w:rPr>
          <w:rFonts w:hint="eastAsia"/>
        </w:rPr>
        <w:t>的标准差随着目标速度增大逐渐增大，也就是说当目标速度增大时，目标仍在图像中心附近震荡，但是离散程度增大。</w:t>
      </w:r>
    </w:p>
    <w:p w14:paraId="3321C057" w14:textId="77777777" w:rsidR="005102E9" w:rsidRDefault="005102E9">
      <w:pPr>
        <w:widowControl/>
        <w:spacing w:line="240" w:lineRule="auto"/>
        <w:jc w:val="left"/>
        <w:rPr>
          <w:b/>
        </w:rPr>
      </w:pPr>
      <w:r>
        <w:rPr>
          <w:b/>
        </w:rPr>
        <w:br w:type="page"/>
      </w:r>
    </w:p>
    <w:p w14:paraId="046BF077" w14:textId="5DC3946B" w:rsidR="00A71CEF" w:rsidRDefault="00A71CEF" w:rsidP="00A71CEF">
      <w:pPr>
        <w:rPr>
          <w:b/>
        </w:rPr>
      </w:pPr>
      <w:r>
        <w:rPr>
          <w:rFonts w:hint="eastAsia"/>
          <w:b/>
        </w:rPr>
        <w:lastRenderedPageBreak/>
        <w:t>（</w:t>
      </w:r>
      <w:r>
        <w:rPr>
          <w:b/>
        </w:rPr>
        <w:t>2</w:t>
      </w:r>
      <w:r>
        <w:rPr>
          <w:rFonts w:hint="eastAsia"/>
          <w:b/>
        </w:rPr>
        <w:t>）</w:t>
      </w:r>
      <w:r w:rsidRPr="004351DE">
        <w:rPr>
          <w:rFonts w:hint="eastAsia"/>
          <w:b/>
        </w:rPr>
        <w:t>目标</w:t>
      </w:r>
      <w:r>
        <w:rPr>
          <w:rFonts w:hint="eastAsia"/>
          <w:b/>
        </w:rPr>
        <w:t>左斜上升</w:t>
      </w:r>
    </w:p>
    <w:p w14:paraId="3BF4B3B0" w14:textId="77777777" w:rsidR="00A71CEF" w:rsidRDefault="00A71CEF" w:rsidP="00A71CEF">
      <w:r>
        <w:rPr>
          <w:b/>
        </w:rPr>
        <w:tab/>
      </w:r>
      <w:r>
        <w:rPr>
          <w:rFonts w:hint="eastAsia"/>
        </w:rPr>
        <w:t>令目标横侧向坐标成</w:t>
      </w:r>
      <w:r w:rsidRPr="00482117">
        <w:rPr>
          <w:position w:val="-6"/>
        </w:rPr>
        <w:object w:dxaOrig="279" w:dyaOrig="279" w14:anchorId="0C18CF2F">
          <v:shape id="_x0000_i1252" type="#_x0000_t75" style="width:14.4pt;height:14.4pt" o:ole="">
            <v:imagedata r:id="rId455" o:title=""/>
          </v:shape>
          <o:OLEObject Type="Embed" ProgID="Equation.DSMT4" ShapeID="_x0000_i1252" DrawAspect="Content" ObjectID="_1619930721" r:id="rId456"/>
        </w:object>
      </w:r>
      <w:r>
        <w:rPr>
          <w:rFonts w:hint="eastAsia"/>
        </w:rPr>
        <w:t>运动，竖直匀速</w:t>
      </w:r>
      <w:r>
        <w:rPr>
          <w:rFonts w:hint="eastAsia"/>
        </w:rPr>
        <w:t>2</w:t>
      </w:r>
      <w:r>
        <w:t>m/s</w:t>
      </w:r>
      <w:r>
        <w:rPr>
          <w:rFonts w:hint="eastAsia"/>
        </w:rPr>
        <w:t>上升，多旋翼速度为</w:t>
      </w:r>
      <w:r>
        <w:t>4m/s</w:t>
      </w:r>
      <w:r>
        <w:rPr>
          <w:rFonts w:hint="eastAsia"/>
        </w:rPr>
        <w:t>，目标与多旋翼飞行器在地面的投影距离为</w:t>
      </w:r>
      <w:r>
        <w:rPr>
          <w:rFonts w:hint="eastAsia"/>
        </w:rPr>
        <w:t>1</w:t>
      </w:r>
      <w:r>
        <w:t>5m</w:t>
      </w:r>
      <w:r>
        <w:rPr>
          <w:rFonts w:hint="eastAsia"/>
        </w:rPr>
        <w:t>，多旋翼视域内初始时目标处于一个与中心较大偏差的位置，具有</w:t>
      </w:r>
      <w:proofErr w:type="gramStart"/>
      <w:r>
        <w:rPr>
          <w:rFonts w:hint="eastAsia"/>
        </w:rPr>
        <w:t>一个阶跃初始</w:t>
      </w:r>
      <w:proofErr w:type="gramEnd"/>
      <w:r>
        <w:rPr>
          <w:rFonts w:hint="eastAsia"/>
        </w:rPr>
        <w:t>输入。</w:t>
      </w:r>
    </w:p>
    <w:p w14:paraId="359E3217" w14:textId="77777777" w:rsidR="00A71CEF" w:rsidRDefault="00A71CEF" w:rsidP="00A71CEF">
      <w:pPr>
        <w:jc w:val="center"/>
        <w:rPr>
          <w:b/>
        </w:rPr>
      </w:pPr>
      <w:commentRangeStart w:id="98"/>
      <w:r>
        <w:rPr>
          <w:rFonts w:hint="eastAsia"/>
          <w:b/>
          <w:noProof/>
        </w:rPr>
        <w:drawing>
          <wp:inline distT="0" distB="0" distL="0" distR="0" wp14:anchorId="0B5E90AB" wp14:editId="03BB497C">
            <wp:extent cx="3140765" cy="2355573"/>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3152344" cy="2364257"/>
                    </a:xfrm>
                    <a:prstGeom prst="rect">
                      <a:avLst/>
                    </a:prstGeom>
                    <a:noFill/>
                    <a:ln>
                      <a:noFill/>
                    </a:ln>
                  </pic:spPr>
                </pic:pic>
              </a:graphicData>
            </a:graphic>
          </wp:inline>
        </w:drawing>
      </w:r>
      <w:commentRangeEnd w:id="98"/>
      <w:r w:rsidR="006C67D8">
        <w:rPr>
          <w:rStyle w:val="ad"/>
        </w:rPr>
        <w:commentReference w:id="98"/>
      </w:r>
    </w:p>
    <w:p w14:paraId="10F47D51" w14:textId="2E079484" w:rsidR="00A71CEF" w:rsidRPr="00E90A49" w:rsidRDefault="00A71CEF" w:rsidP="00A71CEF">
      <w:pPr>
        <w:jc w:val="center"/>
        <w:rPr>
          <w:rFonts w:ascii="宋体" w:hAnsi="宋体"/>
          <w:sz w:val="21"/>
          <w:szCs w:val="21"/>
        </w:rPr>
      </w:pPr>
      <w:r w:rsidRPr="00E90A49">
        <w:rPr>
          <w:rFonts w:ascii="宋体" w:hAnsi="宋体" w:hint="eastAsia"/>
          <w:sz w:val="21"/>
          <w:szCs w:val="21"/>
        </w:rPr>
        <w:t>图</w:t>
      </w:r>
      <w:r w:rsidR="00D17ED8">
        <w:rPr>
          <w:sz w:val="21"/>
          <w:szCs w:val="21"/>
        </w:rPr>
        <w:t>5.10</w:t>
      </w:r>
      <w:r w:rsidRPr="00E90A49">
        <w:rPr>
          <w:rFonts w:ascii="宋体" w:hAnsi="宋体"/>
          <w:sz w:val="21"/>
          <w:szCs w:val="21"/>
        </w:rPr>
        <w:t xml:space="preserve"> </w:t>
      </w:r>
      <w:r w:rsidRPr="00E90A49">
        <w:rPr>
          <w:rFonts w:ascii="宋体" w:hAnsi="宋体" w:hint="eastAsia"/>
          <w:sz w:val="21"/>
          <w:szCs w:val="21"/>
        </w:rPr>
        <w:t>目标左</w:t>
      </w:r>
      <w:proofErr w:type="gramStart"/>
      <w:r w:rsidRPr="00E90A49">
        <w:rPr>
          <w:rFonts w:ascii="宋体" w:hAnsi="宋体" w:hint="eastAsia"/>
          <w:sz w:val="21"/>
          <w:szCs w:val="21"/>
        </w:rPr>
        <w:t>斜上升</w:t>
      </w:r>
      <w:proofErr w:type="gramEnd"/>
      <w:r w:rsidRPr="00E90A49">
        <w:rPr>
          <w:rFonts w:ascii="宋体" w:hAnsi="宋体" w:hint="eastAsia"/>
          <w:sz w:val="21"/>
          <w:szCs w:val="21"/>
        </w:rPr>
        <w:t>多旋翼视觉伺服打击轨迹</w:t>
      </w:r>
    </w:p>
    <w:p w14:paraId="0E78418E" w14:textId="601C703C" w:rsidR="00A71CEF" w:rsidRDefault="00A71CEF" w:rsidP="00A71CEF">
      <w:r>
        <w:tab/>
      </w:r>
      <w:r>
        <w:rPr>
          <w:rFonts w:hint="eastAsia"/>
        </w:rPr>
        <w:t>因为</w:t>
      </w:r>
      <w:r>
        <w:rPr>
          <w:rFonts w:hint="eastAsia"/>
        </w:rPr>
        <w:t>DriverView</w:t>
      </w:r>
      <w:r>
        <w:rPr>
          <w:rFonts w:hint="eastAsia"/>
        </w:rPr>
        <w:t>视角的视频不易在论文中展示，绘制多旋翼视觉伺服控制打击目标的轨迹曲线，如图</w:t>
      </w:r>
      <w:r w:rsidR="00D17ED8">
        <w:rPr>
          <w:rFonts w:hint="eastAsia"/>
        </w:rPr>
        <w:t>5</w:t>
      </w:r>
      <w:r w:rsidR="00D17ED8">
        <w:t>.10</w:t>
      </w:r>
      <w:r>
        <w:rPr>
          <w:rFonts w:hint="eastAsia"/>
        </w:rPr>
        <w:t>所示，红色是目标轨迹，蓝色</w:t>
      </w:r>
      <w:proofErr w:type="gramStart"/>
      <w:r>
        <w:rPr>
          <w:rFonts w:hint="eastAsia"/>
        </w:rPr>
        <w:t>是多旋翼轨</w:t>
      </w:r>
      <w:proofErr w:type="gramEnd"/>
      <w:r>
        <w:rPr>
          <w:rFonts w:hint="eastAsia"/>
        </w:rPr>
        <w:t>迹，可见多旋翼完成了打击任务，最终与目标相遇。曲线中最初的一段平稳上升是没有伺服控制的，目的是多旋翼起飞并保持平稳，到达伺服控制起点。</w:t>
      </w:r>
    </w:p>
    <w:p w14:paraId="36778FBF" w14:textId="2E5165A1" w:rsidR="00A71CEF" w:rsidRDefault="00A71CEF" w:rsidP="00A71CEF">
      <w:pPr>
        <w:ind w:firstLine="420"/>
      </w:pPr>
      <w:r>
        <w:rPr>
          <w:rFonts w:hint="eastAsia"/>
        </w:rPr>
        <w:t>为了评价本次多旋翼伺服控制打击的控制效果，绘制图像坐标系下目标坐标与中心偏差的时域图，如图</w:t>
      </w:r>
      <w:r w:rsidR="00D17ED8">
        <w:t>5.11</w:t>
      </w:r>
      <w:r>
        <w:rPr>
          <w:rFonts w:hint="eastAsia"/>
        </w:rPr>
        <w:t>所示</w:t>
      </w:r>
    </w:p>
    <w:p w14:paraId="23D25DD7" w14:textId="77777777" w:rsidR="00A71CEF" w:rsidRDefault="00A71CEF" w:rsidP="00A71CEF">
      <w:pPr>
        <w:jc w:val="center"/>
      </w:pPr>
      <w:r>
        <w:rPr>
          <w:noProof/>
        </w:rPr>
        <w:drawing>
          <wp:inline distT="0" distB="0" distL="0" distR="0" wp14:anchorId="54D742ED" wp14:editId="74BF3DBF">
            <wp:extent cx="3172571" cy="2379428"/>
            <wp:effectExtent l="0" t="0" r="889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3202734" cy="2402050"/>
                    </a:xfrm>
                    <a:prstGeom prst="rect">
                      <a:avLst/>
                    </a:prstGeom>
                    <a:noFill/>
                    <a:ln>
                      <a:noFill/>
                    </a:ln>
                  </pic:spPr>
                </pic:pic>
              </a:graphicData>
            </a:graphic>
          </wp:inline>
        </w:drawing>
      </w:r>
    </w:p>
    <w:p w14:paraId="5866D792" w14:textId="7727B436" w:rsidR="00A71CEF" w:rsidRPr="00E90A49" w:rsidRDefault="00A71CEF" w:rsidP="00A71CEF">
      <w:pPr>
        <w:ind w:firstLine="420"/>
        <w:jc w:val="center"/>
        <w:rPr>
          <w:rFonts w:ascii="宋体" w:hAnsi="宋体"/>
          <w:sz w:val="21"/>
          <w:szCs w:val="21"/>
        </w:rPr>
      </w:pPr>
      <w:r w:rsidRPr="00E90A49">
        <w:rPr>
          <w:rFonts w:hint="eastAsia"/>
          <w:sz w:val="21"/>
          <w:szCs w:val="21"/>
        </w:rPr>
        <w:t>图</w:t>
      </w:r>
      <w:r w:rsidR="00D17ED8">
        <w:rPr>
          <w:sz w:val="21"/>
          <w:szCs w:val="21"/>
        </w:rPr>
        <w:t>5.11</w:t>
      </w:r>
      <w:r w:rsidRPr="00E90A49">
        <w:rPr>
          <w:sz w:val="21"/>
          <w:szCs w:val="21"/>
        </w:rPr>
        <w:t xml:space="preserve"> </w:t>
      </w:r>
      <w:r w:rsidRPr="00E90A49">
        <w:rPr>
          <w:rFonts w:ascii="宋体" w:hAnsi="宋体"/>
          <w:position w:val="-14"/>
          <w:sz w:val="21"/>
          <w:szCs w:val="21"/>
        </w:rPr>
        <w:object w:dxaOrig="540" w:dyaOrig="380" w14:anchorId="2ED0FA8B">
          <v:shape id="_x0000_i1253" type="#_x0000_t75" style="width:27pt;height:18pt" o:ole="">
            <v:imagedata r:id="rId430" o:title=""/>
          </v:shape>
          <o:OLEObject Type="Embed" ProgID="Equation.DSMT4" ShapeID="_x0000_i1253" DrawAspect="Content" ObjectID="_1619930722" r:id="rId459"/>
        </w:object>
      </w:r>
      <w:r w:rsidRPr="00E90A49">
        <w:rPr>
          <w:rFonts w:ascii="宋体" w:hAnsi="宋体" w:hint="eastAsia"/>
          <w:sz w:val="21"/>
          <w:szCs w:val="21"/>
        </w:rPr>
        <w:t>时域图</w:t>
      </w:r>
    </w:p>
    <w:p w14:paraId="7C68ED67" w14:textId="276FA603" w:rsidR="00A71CEF" w:rsidRDefault="00A71CEF" w:rsidP="00A71CEF">
      <w:pPr>
        <w:ind w:firstLine="420"/>
      </w:pPr>
      <w:r>
        <w:rPr>
          <w:rFonts w:hint="eastAsia"/>
        </w:rPr>
        <w:lastRenderedPageBreak/>
        <w:t>同样的，图像中在第</w:t>
      </w:r>
      <w:r>
        <w:rPr>
          <w:rFonts w:hint="eastAsia"/>
        </w:rPr>
        <w:t>2</w:t>
      </w:r>
      <w:r>
        <w:t>.2</w:t>
      </w:r>
      <w:r>
        <w:rPr>
          <w:rFonts w:hint="eastAsia"/>
        </w:rPr>
        <w:t>秒之前是多旋翼上升和加速的过程，所以可以看到</w:t>
      </w:r>
      <w:r w:rsidRPr="005079C6">
        <w:rPr>
          <w:position w:val="-14"/>
        </w:rPr>
        <w:object w:dxaOrig="540" w:dyaOrig="380" w14:anchorId="22287061">
          <v:shape id="_x0000_i1254" type="#_x0000_t75" style="width:27pt;height:18pt" o:ole="">
            <v:imagedata r:id="rId430" o:title=""/>
          </v:shape>
          <o:OLEObject Type="Embed" ProgID="Equation.DSMT4" ShapeID="_x0000_i1254" DrawAspect="Content" ObjectID="_1619930723" r:id="rId460"/>
        </w:object>
      </w:r>
      <w:r>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606881CD" w14:textId="444FDCDC" w:rsidR="00A71CEF" w:rsidRDefault="00A71CEF" w:rsidP="00A71CEF">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方向图像偏差的均值和标准差，单位是像素。多旋翼速度</w:t>
      </w:r>
      <w:r>
        <w:t>4m/s</w:t>
      </w:r>
      <w:r>
        <w:rPr>
          <w:rFonts w:hint="eastAsia"/>
        </w:rPr>
        <w:t>不变，多旋翼与目标在地面投影距离</w:t>
      </w:r>
      <w:r>
        <w:rPr>
          <w:rFonts w:hint="eastAsia"/>
        </w:rPr>
        <w:t>1</w:t>
      </w:r>
      <w:r>
        <w:t>5</w:t>
      </w:r>
      <w:r>
        <w:rPr>
          <w:rFonts w:hint="eastAsia"/>
        </w:rPr>
        <w:t>m</w:t>
      </w:r>
      <w:r>
        <w:rPr>
          <w:rFonts w:hint="eastAsia"/>
        </w:rPr>
        <w:t>不变，改变目标的实际速度大小，进行多次测量和计算，仿真测量结果如表格</w:t>
      </w:r>
      <w:r w:rsidR="00D17ED8">
        <w:t>5.2</w:t>
      </w:r>
      <w:r>
        <w:rPr>
          <w:rFonts w:hint="eastAsia"/>
        </w:rPr>
        <w:t>所示：</w:t>
      </w:r>
    </w:p>
    <w:p w14:paraId="26CE3B54" w14:textId="32393102" w:rsidR="00A71CEF" w:rsidRPr="00D50963" w:rsidRDefault="00A71CEF" w:rsidP="00A71CEF">
      <w:pPr>
        <w:jc w:val="center"/>
        <w:rPr>
          <w:rFonts w:ascii="黑体" w:eastAsia="黑体" w:hAnsi="黑体"/>
          <w:b/>
          <w:sz w:val="21"/>
          <w:szCs w:val="21"/>
        </w:rPr>
      </w:pPr>
      <w:r w:rsidRPr="00AA7E94">
        <w:rPr>
          <w:rFonts w:ascii="黑体" w:eastAsia="黑体" w:hAnsi="黑体" w:hint="eastAsia"/>
          <w:b/>
          <w:sz w:val="21"/>
          <w:szCs w:val="21"/>
        </w:rPr>
        <w:t>表格</w:t>
      </w:r>
      <w:r w:rsidR="00D17ED8">
        <w:rPr>
          <w:rFonts w:eastAsia="黑体"/>
          <w:b/>
          <w:sz w:val="21"/>
          <w:szCs w:val="21"/>
        </w:rPr>
        <w:t>5.2</w:t>
      </w:r>
      <w:r w:rsidRPr="00AA7E94">
        <w:rPr>
          <w:rFonts w:ascii="黑体" w:eastAsia="黑体" w:hAnsi="黑体"/>
          <w:b/>
          <w:sz w:val="21"/>
          <w:szCs w:val="21"/>
        </w:rPr>
        <w:t xml:space="preserve"> </w:t>
      </w:r>
      <w:r w:rsidRPr="00AA7E94">
        <w:rPr>
          <w:rFonts w:ascii="黑体" w:eastAsia="黑体" w:hAnsi="黑体" w:hint="eastAsia"/>
          <w:b/>
          <w:sz w:val="21"/>
          <w:szCs w:val="21"/>
        </w:rPr>
        <w:t>仿真图像坐标偏差结果</w:t>
      </w:r>
    </w:p>
    <w:tbl>
      <w:tblPr>
        <w:tblStyle w:val="ac"/>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265"/>
        <w:gridCol w:w="2265"/>
        <w:gridCol w:w="2265"/>
        <w:gridCol w:w="2266"/>
      </w:tblGrid>
      <w:tr w:rsidR="00A71CEF" w14:paraId="4BF0379A" w14:textId="77777777" w:rsidTr="005102E9">
        <w:tc>
          <w:tcPr>
            <w:tcW w:w="2265" w:type="dxa"/>
          </w:tcPr>
          <w:p w14:paraId="50C6B9F7" w14:textId="1B4D566D" w:rsidR="00A71CEF" w:rsidRPr="00D50963" w:rsidRDefault="00A71CEF" w:rsidP="007242F2">
            <w:pPr>
              <w:jc w:val="center"/>
              <w:rPr>
                <w:sz w:val="21"/>
                <w:szCs w:val="21"/>
              </w:rPr>
            </w:pPr>
            <w:r w:rsidRPr="00D50963">
              <w:rPr>
                <w:rFonts w:hint="eastAsia"/>
                <w:sz w:val="21"/>
                <w:szCs w:val="21"/>
              </w:rPr>
              <w:t>目标速度</w:t>
            </w:r>
            <w:r w:rsidRPr="00D50963">
              <w:rPr>
                <w:rFonts w:hint="eastAsia"/>
                <w:sz w:val="21"/>
                <w:szCs w:val="21"/>
              </w:rPr>
              <w:t>(</w:t>
            </w:r>
            <w:r w:rsidRPr="00D50963">
              <w:rPr>
                <w:sz w:val="21"/>
                <w:szCs w:val="21"/>
              </w:rPr>
              <w:t>m/s)</w:t>
            </w:r>
          </w:p>
        </w:tc>
        <w:tc>
          <w:tcPr>
            <w:tcW w:w="2265" w:type="dxa"/>
          </w:tcPr>
          <w:p w14:paraId="72D91843" w14:textId="5E644BF8" w:rsidR="00A71CEF" w:rsidRPr="00D50963" w:rsidRDefault="00B460F6" w:rsidP="007242F2">
            <w:pPr>
              <w:jc w:val="center"/>
              <w:rPr>
                <w:sz w:val="21"/>
                <w:szCs w:val="21"/>
              </w:rPr>
            </w:pPr>
            <w:r>
              <w:rPr>
                <w:rFonts w:hint="eastAsia"/>
                <w:sz w:val="21"/>
                <w:szCs w:val="21"/>
              </w:rPr>
              <w:t>2</w:t>
            </w:r>
            <w:r>
              <w:rPr>
                <w:sz w:val="21"/>
                <w:szCs w:val="21"/>
              </w:rPr>
              <w:t>.</w:t>
            </w:r>
            <w:r w:rsidR="00236A7C">
              <w:rPr>
                <w:sz w:val="21"/>
                <w:szCs w:val="21"/>
              </w:rPr>
              <w:t>3</w:t>
            </w:r>
          </w:p>
        </w:tc>
        <w:tc>
          <w:tcPr>
            <w:tcW w:w="2265" w:type="dxa"/>
          </w:tcPr>
          <w:p w14:paraId="0D84B2E3" w14:textId="7E78A785" w:rsidR="00A71CEF" w:rsidRPr="00D50963" w:rsidRDefault="00236A7C" w:rsidP="007242F2">
            <w:pPr>
              <w:jc w:val="center"/>
              <w:rPr>
                <w:sz w:val="21"/>
                <w:szCs w:val="21"/>
              </w:rPr>
            </w:pPr>
            <w:r>
              <w:rPr>
                <w:rFonts w:hint="eastAsia"/>
                <w:sz w:val="21"/>
                <w:szCs w:val="21"/>
              </w:rPr>
              <w:t>2</w:t>
            </w:r>
            <w:r>
              <w:rPr>
                <w:sz w:val="21"/>
                <w:szCs w:val="21"/>
              </w:rPr>
              <w:t>.8</w:t>
            </w:r>
          </w:p>
        </w:tc>
        <w:tc>
          <w:tcPr>
            <w:tcW w:w="2266" w:type="dxa"/>
          </w:tcPr>
          <w:p w14:paraId="36CF5B59" w14:textId="5835CF74" w:rsidR="00A71CEF" w:rsidRPr="00D50963" w:rsidRDefault="00236A7C" w:rsidP="007242F2">
            <w:pPr>
              <w:jc w:val="center"/>
              <w:rPr>
                <w:sz w:val="21"/>
                <w:szCs w:val="21"/>
              </w:rPr>
            </w:pPr>
            <w:r>
              <w:rPr>
                <w:rFonts w:hint="eastAsia"/>
                <w:sz w:val="21"/>
                <w:szCs w:val="21"/>
              </w:rPr>
              <w:t>3</w:t>
            </w:r>
            <w:r>
              <w:rPr>
                <w:sz w:val="21"/>
                <w:szCs w:val="21"/>
              </w:rPr>
              <w:t>.5</w:t>
            </w:r>
          </w:p>
        </w:tc>
      </w:tr>
      <w:tr w:rsidR="00A71CEF" w14:paraId="24BA5B31" w14:textId="77777777" w:rsidTr="005102E9">
        <w:tc>
          <w:tcPr>
            <w:tcW w:w="2265" w:type="dxa"/>
          </w:tcPr>
          <w:p w14:paraId="5991F9B8"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0B4F57C7">
                <v:shape id="_x0000_i1255" type="#_x0000_t75" style="width:12pt;height:18pt" o:ole="">
                  <v:imagedata r:id="rId441" o:title=""/>
                </v:shape>
                <o:OLEObject Type="Embed" ProgID="Equation.DSMT4" ShapeID="_x0000_i1255" DrawAspect="Content" ObjectID="_1619930724" r:id="rId461"/>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5025DB77" w14:textId="00B5752F" w:rsidR="00A71CEF" w:rsidRPr="00D50963" w:rsidRDefault="00B460F6" w:rsidP="007242F2">
            <w:pPr>
              <w:jc w:val="center"/>
              <w:rPr>
                <w:sz w:val="21"/>
                <w:szCs w:val="21"/>
              </w:rPr>
            </w:pPr>
            <w:r w:rsidRPr="00B460F6">
              <w:rPr>
                <w:sz w:val="21"/>
                <w:szCs w:val="21"/>
              </w:rPr>
              <w:t>4.0611</w:t>
            </w:r>
          </w:p>
        </w:tc>
        <w:tc>
          <w:tcPr>
            <w:tcW w:w="2265" w:type="dxa"/>
          </w:tcPr>
          <w:p w14:paraId="576132FB" w14:textId="7DF5DAC1" w:rsidR="00A71CEF" w:rsidRPr="00D50963" w:rsidRDefault="00236A7C" w:rsidP="007242F2">
            <w:pPr>
              <w:jc w:val="center"/>
              <w:rPr>
                <w:sz w:val="21"/>
                <w:szCs w:val="21"/>
              </w:rPr>
            </w:pPr>
            <w:r w:rsidRPr="00236A7C">
              <w:rPr>
                <w:sz w:val="21"/>
                <w:szCs w:val="21"/>
              </w:rPr>
              <w:t>4.1666</w:t>
            </w:r>
          </w:p>
        </w:tc>
        <w:tc>
          <w:tcPr>
            <w:tcW w:w="2266" w:type="dxa"/>
          </w:tcPr>
          <w:p w14:paraId="46ED9D5A" w14:textId="456B74F5" w:rsidR="00A71CEF" w:rsidRPr="00D50963" w:rsidRDefault="00236A7C" w:rsidP="007242F2">
            <w:pPr>
              <w:jc w:val="center"/>
              <w:rPr>
                <w:sz w:val="21"/>
                <w:szCs w:val="21"/>
              </w:rPr>
            </w:pPr>
            <w:r w:rsidRPr="00B460F6">
              <w:rPr>
                <w:sz w:val="21"/>
                <w:szCs w:val="21"/>
              </w:rPr>
              <w:t>4.1081</w:t>
            </w:r>
          </w:p>
        </w:tc>
      </w:tr>
      <w:tr w:rsidR="00A71CEF" w14:paraId="0D01DA44" w14:textId="77777777" w:rsidTr="005102E9">
        <w:tc>
          <w:tcPr>
            <w:tcW w:w="2265" w:type="dxa"/>
          </w:tcPr>
          <w:p w14:paraId="1C4923F2"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7DE7112E">
                <v:shape id="_x0000_i1256" type="#_x0000_t75" style="width:12pt;height:18pt" o:ole="">
                  <v:imagedata r:id="rId441" o:title=""/>
                </v:shape>
                <o:OLEObject Type="Embed" ProgID="Equation.DSMT4" ShapeID="_x0000_i1256" DrawAspect="Content" ObjectID="_1619930725" r:id="rId462"/>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3CF4B6C8" w14:textId="4A1065BB" w:rsidR="00A71CEF" w:rsidRPr="00D50963" w:rsidRDefault="00A86671" w:rsidP="007242F2">
            <w:pPr>
              <w:jc w:val="center"/>
              <w:rPr>
                <w:sz w:val="21"/>
                <w:szCs w:val="21"/>
              </w:rPr>
            </w:pPr>
            <w:r>
              <w:rPr>
                <w:rFonts w:hint="eastAsia"/>
                <w:sz w:val="21"/>
                <w:szCs w:val="21"/>
              </w:rPr>
              <w:t>1</w:t>
            </w:r>
            <w:r>
              <w:rPr>
                <w:sz w:val="21"/>
                <w:szCs w:val="21"/>
              </w:rPr>
              <w:t>.3</w:t>
            </w:r>
          </w:p>
        </w:tc>
        <w:tc>
          <w:tcPr>
            <w:tcW w:w="2265" w:type="dxa"/>
          </w:tcPr>
          <w:p w14:paraId="1314F585" w14:textId="4A9CAA85" w:rsidR="00A71CEF" w:rsidRPr="00D50963" w:rsidRDefault="00A86671" w:rsidP="007242F2">
            <w:pPr>
              <w:jc w:val="center"/>
              <w:rPr>
                <w:sz w:val="21"/>
                <w:szCs w:val="21"/>
              </w:rPr>
            </w:pPr>
            <w:r>
              <w:rPr>
                <w:rFonts w:hint="eastAsia"/>
                <w:sz w:val="21"/>
                <w:szCs w:val="21"/>
              </w:rPr>
              <w:t>1</w:t>
            </w:r>
            <w:r>
              <w:rPr>
                <w:sz w:val="21"/>
                <w:szCs w:val="21"/>
              </w:rPr>
              <w:t>.3</w:t>
            </w:r>
          </w:p>
        </w:tc>
        <w:tc>
          <w:tcPr>
            <w:tcW w:w="2266" w:type="dxa"/>
          </w:tcPr>
          <w:p w14:paraId="261BA125" w14:textId="717EF043" w:rsidR="00A71CEF" w:rsidRPr="00D50963" w:rsidRDefault="00A86671" w:rsidP="007242F2">
            <w:pPr>
              <w:jc w:val="center"/>
              <w:rPr>
                <w:sz w:val="21"/>
                <w:szCs w:val="21"/>
              </w:rPr>
            </w:pPr>
            <w:r>
              <w:rPr>
                <w:rFonts w:hint="eastAsia"/>
                <w:sz w:val="21"/>
                <w:szCs w:val="21"/>
              </w:rPr>
              <w:t>1</w:t>
            </w:r>
            <w:r>
              <w:rPr>
                <w:sz w:val="21"/>
                <w:szCs w:val="21"/>
              </w:rPr>
              <w:t>.3</w:t>
            </w:r>
          </w:p>
        </w:tc>
      </w:tr>
      <w:tr w:rsidR="00A71CEF" w14:paraId="1C795AAD" w14:textId="77777777" w:rsidTr="005102E9">
        <w:tc>
          <w:tcPr>
            <w:tcW w:w="2265" w:type="dxa"/>
          </w:tcPr>
          <w:p w14:paraId="1B1F23AB"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248B1224">
                <v:shape id="_x0000_i1257" type="#_x0000_t75" style="width:12.6pt;height:18pt" o:ole="">
                  <v:imagedata r:id="rId444" o:title=""/>
                </v:shape>
                <o:OLEObject Type="Embed" ProgID="Equation.DSMT4" ShapeID="_x0000_i1257" DrawAspect="Content" ObjectID="_1619930726" r:id="rId463"/>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14A81D1B" w14:textId="03C03B52" w:rsidR="00A71CEF" w:rsidRPr="00D50963" w:rsidRDefault="00B460F6" w:rsidP="007242F2">
            <w:pPr>
              <w:jc w:val="center"/>
              <w:rPr>
                <w:sz w:val="21"/>
                <w:szCs w:val="21"/>
              </w:rPr>
            </w:pPr>
            <w:r w:rsidRPr="00B460F6">
              <w:rPr>
                <w:sz w:val="21"/>
                <w:szCs w:val="21"/>
              </w:rPr>
              <w:t>-4.7605</w:t>
            </w:r>
          </w:p>
        </w:tc>
        <w:tc>
          <w:tcPr>
            <w:tcW w:w="2265" w:type="dxa"/>
          </w:tcPr>
          <w:p w14:paraId="10716150" w14:textId="7B01A245" w:rsidR="00A71CEF" w:rsidRPr="00D50963" w:rsidRDefault="00236A7C" w:rsidP="007242F2">
            <w:pPr>
              <w:jc w:val="center"/>
              <w:rPr>
                <w:sz w:val="21"/>
                <w:szCs w:val="21"/>
              </w:rPr>
            </w:pPr>
            <w:r w:rsidRPr="00236A7C">
              <w:rPr>
                <w:sz w:val="21"/>
                <w:szCs w:val="21"/>
              </w:rPr>
              <w:t>-5.1571</w:t>
            </w:r>
          </w:p>
        </w:tc>
        <w:tc>
          <w:tcPr>
            <w:tcW w:w="2266" w:type="dxa"/>
          </w:tcPr>
          <w:p w14:paraId="68AEFEFF" w14:textId="13C5951F" w:rsidR="00A71CEF" w:rsidRPr="00D50963" w:rsidRDefault="00236A7C" w:rsidP="007242F2">
            <w:pPr>
              <w:jc w:val="center"/>
              <w:rPr>
                <w:sz w:val="21"/>
                <w:szCs w:val="21"/>
              </w:rPr>
            </w:pPr>
            <w:r w:rsidRPr="00B460F6">
              <w:rPr>
                <w:sz w:val="21"/>
                <w:szCs w:val="21"/>
              </w:rPr>
              <w:t>-8.6771</w:t>
            </w:r>
          </w:p>
        </w:tc>
      </w:tr>
      <w:tr w:rsidR="00A71CEF" w14:paraId="5AC3A89A" w14:textId="77777777" w:rsidTr="005102E9">
        <w:tc>
          <w:tcPr>
            <w:tcW w:w="2265" w:type="dxa"/>
          </w:tcPr>
          <w:p w14:paraId="769850BF"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0643AF72">
                <v:shape id="_x0000_i1258" type="#_x0000_t75" style="width:12.6pt;height:18pt" o:ole="">
                  <v:imagedata r:id="rId446" o:title=""/>
                </v:shape>
                <o:OLEObject Type="Embed" ProgID="Equation.DSMT4" ShapeID="_x0000_i1258" DrawAspect="Content" ObjectID="_1619930727" r:id="rId464"/>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4C5EAE8A" w14:textId="1DCB35DF" w:rsidR="00A71CEF" w:rsidRPr="00D50963" w:rsidRDefault="00A86671" w:rsidP="007242F2">
            <w:pPr>
              <w:jc w:val="center"/>
              <w:rPr>
                <w:sz w:val="21"/>
                <w:szCs w:val="21"/>
              </w:rPr>
            </w:pPr>
            <w:r>
              <w:rPr>
                <w:rFonts w:hint="eastAsia"/>
                <w:sz w:val="21"/>
                <w:szCs w:val="21"/>
              </w:rPr>
              <w:t>2</w:t>
            </w:r>
            <w:r>
              <w:rPr>
                <w:sz w:val="21"/>
                <w:szCs w:val="21"/>
              </w:rPr>
              <w:t>.3</w:t>
            </w:r>
          </w:p>
        </w:tc>
        <w:tc>
          <w:tcPr>
            <w:tcW w:w="2265" w:type="dxa"/>
          </w:tcPr>
          <w:p w14:paraId="675AC769" w14:textId="053126EB" w:rsidR="00A71CEF" w:rsidRPr="00D50963" w:rsidRDefault="00A86671" w:rsidP="007242F2">
            <w:pPr>
              <w:jc w:val="center"/>
              <w:rPr>
                <w:sz w:val="21"/>
                <w:szCs w:val="21"/>
              </w:rPr>
            </w:pPr>
            <w:r>
              <w:rPr>
                <w:rFonts w:hint="eastAsia"/>
                <w:sz w:val="21"/>
                <w:szCs w:val="21"/>
              </w:rPr>
              <w:t>2</w:t>
            </w:r>
            <w:r>
              <w:rPr>
                <w:sz w:val="21"/>
                <w:szCs w:val="21"/>
              </w:rPr>
              <w:t>.6</w:t>
            </w:r>
          </w:p>
        </w:tc>
        <w:tc>
          <w:tcPr>
            <w:tcW w:w="2266" w:type="dxa"/>
          </w:tcPr>
          <w:p w14:paraId="20A0FAD6" w14:textId="0FDBC695" w:rsidR="00A71CEF" w:rsidRPr="00D50963" w:rsidRDefault="00A86671" w:rsidP="007242F2">
            <w:pPr>
              <w:jc w:val="center"/>
              <w:rPr>
                <w:sz w:val="21"/>
                <w:szCs w:val="21"/>
              </w:rPr>
            </w:pPr>
            <w:r>
              <w:rPr>
                <w:rFonts w:hint="eastAsia"/>
                <w:sz w:val="21"/>
                <w:szCs w:val="21"/>
              </w:rPr>
              <w:t>4</w:t>
            </w:r>
            <w:r>
              <w:rPr>
                <w:sz w:val="21"/>
                <w:szCs w:val="21"/>
              </w:rPr>
              <w:t>.3</w:t>
            </w:r>
          </w:p>
        </w:tc>
      </w:tr>
      <w:tr w:rsidR="00A71CEF" w14:paraId="2438B625" w14:textId="77777777" w:rsidTr="005102E9">
        <w:tc>
          <w:tcPr>
            <w:tcW w:w="2265" w:type="dxa"/>
          </w:tcPr>
          <w:p w14:paraId="1F27F304"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6DAE5D03">
                <v:shape id="_x0000_i1259" type="#_x0000_t75" style="width:12pt;height:18pt" o:ole="">
                  <v:imagedata r:id="rId441" o:title=""/>
                </v:shape>
                <o:OLEObject Type="Embed" ProgID="Equation.DSMT4" ShapeID="_x0000_i1259" DrawAspect="Content" ObjectID="_1619930728" r:id="rId465"/>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5AA2967A" w14:textId="16D65782" w:rsidR="00A71CEF" w:rsidRPr="00D50963" w:rsidRDefault="00B460F6" w:rsidP="007242F2">
            <w:pPr>
              <w:jc w:val="center"/>
              <w:rPr>
                <w:sz w:val="21"/>
                <w:szCs w:val="21"/>
              </w:rPr>
            </w:pPr>
            <w:r w:rsidRPr="00B460F6">
              <w:rPr>
                <w:sz w:val="21"/>
                <w:szCs w:val="21"/>
              </w:rPr>
              <w:t>2.0321</w:t>
            </w:r>
          </w:p>
        </w:tc>
        <w:tc>
          <w:tcPr>
            <w:tcW w:w="2265" w:type="dxa"/>
          </w:tcPr>
          <w:p w14:paraId="2A739EBD" w14:textId="60EB9A74" w:rsidR="00A71CEF" w:rsidRPr="00D50963" w:rsidRDefault="00236A7C" w:rsidP="007242F2">
            <w:pPr>
              <w:jc w:val="center"/>
              <w:rPr>
                <w:sz w:val="21"/>
                <w:szCs w:val="21"/>
              </w:rPr>
            </w:pPr>
            <w:r w:rsidRPr="00236A7C">
              <w:rPr>
                <w:sz w:val="21"/>
                <w:szCs w:val="21"/>
              </w:rPr>
              <w:t>1.5803</w:t>
            </w:r>
          </w:p>
        </w:tc>
        <w:tc>
          <w:tcPr>
            <w:tcW w:w="2266" w:type="dxa"/>
          </w:tcPr>
          <w:p w14:paraId="309D7906" w14:textId="77777777" w:rsidR="00A71CEF" w:rsidRPr="00D50963" w:rsidRDefault="00A71CEF" w:rsidP="007242F2">
            <w:pPr>
              <w:jc w:val="center"/>
              <w:rPr>
                <w:sz w:val="21"/>
                <w:szCs w:val="21"/>
              </w:rPr>
            </w:pPr>
            <w:r w:rsidRPr="00934A13">
              <w:rPr>
                <w:sz w:val="21"/>
                <w:szCs w:val="21"/>
              </w:rPr>
              <w:t>5.3570</w:t>
            </w:r>
          </w:p>
        </w:tc>
      </w:tr>
      <w:tr w:rsidR="00A71CEF" w14:paraId="172F2262" w14:textId="77777777" w:rsidTr="005102E9">
        <w:tc>
          <w:tcPr>
            <w:tcW w:w="2265" w:type="dxa"/>
          </w:tcPr>
          <w:p w14:paraId="2EB0708D"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5533298F">
                <v:shape id="_x0000_i1260" type="#_x0000_t75" style="width:12.6pt;height:18pt" o:ole="">
                  <v:imagedata r:id="rId449" o:title=""/>
                </v:shape>
                <o:OLEObject Type="Embed" ProgID="Equation.DSMT4" ShapeID="_x0000_i1260" DrawAspect="Content" ObjectID="_1619930729" r:id="rId466"/>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41DA9329" w14:textId="61E6661B" w:rsidR="00A71CEF" w:rsidRPr="00D50963" w:rsidRDefault="00B460F6" w:rsidP="007242F2">
            <w:pPr>
              <w:jc w:val="center"/>
              <w:rPr>
                <w:sz w:val="21"/>
                <w:szCs w:val="21"/>
              </w:rPr>
            </w:pPr>
            <w:r w:rsidRPr="00B460F6">
              <w:rPr>
                <w:sz w:val="21"/>
                <w:szCs w:val="21"/>
              </w:rPr>
              <w:t>2.6518</w:t>
            </w:r>
          </w:p>
        </w:tc>
        <w:tc>
          <w:tcPr>
            <w:tcW w:w="2265" w:type="dxa"/>
          </w:tcPr>
          <w:p w14:paraId="794C5FBC" w14:textId="3AA9DED0" w:rsidR="00A71CEF" w:rsidRPr="00D50963" w:rsidRDefault="00236A7C" w:rsidP="007242F2">
            <w:pPr>
              <w:jc w:val="center"/>
              <w:rPr>
                <w:sz w:val="21"/>
                <w:szCs w:val="21"/>
              </w:rPr>
            </w:pPr>
            <w:r w:rsidRPr="00236A7C">
              <w:rPr>
                <w:sz w:val="21"/>
                <w:szCs w:val="21"/>
              </w:rPr>
              <w:t>5.3646</w:t>
            </w:r>
          </w:p>
        </w:tc>
        <w:tc>
          <w:tcPr>
            <w:tcW w:w="2266" w:type="dxa"/>
          </w:tcPr>
          <w:p w14:paraId="0201B952" w14:textId="77777777" w:rsidR="00A71CEF" w:rsidRPr="00D50963" w:rsidRDefault="00A71CEF" w:rsidP="007242F2">
            <w:pPr>
              <w:jc w:val="center"/>
              <w:rPr>
                <w:sz w:val="21"/>
                <w:szCs w:val="21"/>
              </w:rPr>
            </w:pPr>
            <w:r>
              <w:rPr>
                <w:sz w:val="21"/>
                <w:szCs w:val="21"/>
              </w:rPr>
              <w:t>6</w:t>
            </w:r>
            <w:r w:rsidRPr="00934A13">
              <w:rPr>
                <w:sz w:val="21"/>
                <w:szCs w:val="21"/>
              </w:rPr>
              <w:t>.5727</w:t>
            </w:r>
          </w:p>
        </w:tc>
      </w:tr>
    </w:tbl>
    <w:p w14:paraId="24487934" w14:textId="3A7E9910" w:rsidR="00A71CEF" w:rsidRPr="00A71CEF" w:rsidRDefault="007661A7" w:rsidP="007661A7">
      <w:pPr>
        <w:ind w:firstLine="420"/>
      </w:pPr>
      <w:r>
        <w:rPr>
          <w:rFonts w:hint="eastAsia"/>
        </w:rPr>
        <w:t>可以根据</w:t>
      </w:r>
      <w:r w:rsidRPr="005079C6">
        <w:rPr>
          <w:position w:val="-14"/>
        </w:rPr>
        <w:object w:dxaOrig="540" w:dyaOrig="380" w14:anchorId="42CEAA79">
          <v:shape id="_x0000_i1261" type="#_x0000_t75" style="width:27pt;height:18pt" o:ole="">
            <v:imagedata r:id="rId430" o:title=""/>
          </v:shape>
          <o:OLEObject Type="Embed" ProgID="Equation.DSMT4" ShapeID="_x0000_i1261" DrawAspect="Content" ObjectID="_1619930730" r:id="rId467"/>
        </w:object>
      </w:r>
      <w:r>
        <w:rPr>
          <w:rFonts w:hint="eastAsia"/>
        </w:rPr>
        <w:t>平均值占视域的比例可以评价视觉伺服算法控制效果。表格中</w:t>
      </w:r>
      <w:r w:rsidRPr="005079C6">
        <w:rPr>
          <w:position w:val="-14"/>
        </w:rPr>
        <w:object w:dxaOrig="540" w:dyaOrig="380" w14:anchorId="0D6EB9E7">
          <v:shape id="_x0000_i1262" type="#_x0000_t75" style="width:27pt;height:18pt" o:ole="">
            <v:imagedata r:id="rId430" o:title=""/>
          </v:shape>
          <o:OLEObject Type="Embed" ProgID="Equation.DSMT4" ShapeID="_x0000_i1262" DrawAspect="Content" ObjectID="_1619930731" r:id="rId468"/>
        </w:object>
      </w:r>
      <w:r>
        <w:rPr>
          <w:rFonts w:hint="eastAsia"/>
        </w:rPr>
        <w:t>单位是像素（</w:t>
      </w:r>
      <w:r>
        <w:rPr>
          <w:rFonts w:hint="eastAsia"/>
        </w:rPr>
        <w:t>p</w:t>
      </w:r>
      <w:r>
        <w:t>ixel</w:t>
      </w:r>
      <w:r>
        <w:rPr>
          <w:rFonts w:hint="eastAsia"/>
        </w:rPr>
        <w:t>），可以根据视域被像素宽度计算目标偏差所占视域比例，在</w:t>
      </w:r>
      <w:r>
        <w:rPr>
          <w:rFonts w:hint="eastAsia"/>
        </w:rPr>
        <w:t>x</w:t>
      </w:r>
      <w:r>
        <w:rPr>
          <w:rFonts w:hint="eastAsia"/>
        </w:rPr>
        <w:t>方向上视域内像素宽度</w:t>
      </w:r>
      <w:r>
        <w:t>320</w:t>
      </w:r>
      <w:r>
        <w:rPr>
          <w:rFonts w:hint="eastAsia"/>
        </w:rPr>
        <w:t>px</w:t>
      </w:r>
      <w:r>
        <w:rPr>
          <w:rFonts w:hint="eastAsia"/>
        </w:rPr>
        <w:t>，在</w:t>
      </w:r>
      <w:r>
        <w:rPr>
          <w:rFonts w:hint="eastAsia"/>
        </w:rPr>
        <w:t>x</w:t>
      </w:r>
      <w:r>
        <w:rPr>
          <w:rFonts w:hint="eastAsia"/>
        </w:rPr>
        <w:t>方向上视域内像素宽度</w:t>
      </w:r>
      <w:r>
        <w:rPr>
          <w:rFonts w:hint="eastAsia"/>
        </w:rPr>
        <w:t>2</w:t>
      </w:r>
      <w:r>
        <w:t>00</w:t>
      </w:r>
      <w:r>
        <w:rPr>
          <w:rFonts w:hint="eastAsia"/>
        </w:rPr>
        <w:t>px</w:t>
      </w:r>
      <w:r>
        <w:rPr>
          <w:rFonts w:hint="eastAsia"/>
        </w:rPr>
        <w:t>。</w:t>
      </w:r>
    </w:p>
    <w:p w14:paraId="052D3D20" w14:textId="2C736493" w:rsidR="00934A13" w:rsidRPr="007661A7" w:rsidRDefault="007661A7" w:rsidP="009A50C4">
      <w:pPr>
        <w:ind w:firstLine="420"/>
      </w:pPr>
      <w:r>
        <w:rPr>
          <w:rFonts w:hint="eastAsia"/>
        </w:rPr>
        <w:t>经过表格对比，发现目标在这种运动方式下，当目标速度增大时，</w:t>
      </w:r>
      <w:r>
        <w:rPr>
          <w:rFonts w:hint="eastAsia"/>
        </w:rPr>
        <w:t xml:space="preserve"> </w:t>
      </w:r>
      <w:r w:rsidRPr="005079C6">
        <w:rPr>
          <w:position w:val="-14"/>
        </w:rPr>
        <w:object w:dxaOrig="540" w:dyaOrig="380" w14:anchorId="701DB4E5">
          <v:shape id="_x0000_i1263" type="#_x0000_t75" style="width:27pt;height:18pt" o:ole="">
            <v:imagedata r:id="rId430" o:title=""/>
          </v:shape>
          <o:OLEObject Type="Embed" ProgID="Equation.DSMT4" ShapeID="_x0000_i1263" DrawAspect="Content" ObjectID="_1619930732" r:id="rId469"/>
        </w:object>
      </w:r>
      <w:r>
        <w:rPr>
          <w:rFonts w:hint="eastAsia"/>
        </w:rPr>
        <w:t>的绝对值和所占视域</w:t>
      </w:r>
      <w:proofErr w:type="gramStart"/>
      <w:r>
        <w:rPr>
          <w:rFonts w:hint="eastAsia"/>
        </w:rPr>
        <w:t>呢比例</w:t>
      </w:r>
      <w:proofErr w:type="gramEnd"/>
      <w:r>
        <w:rPr>
          <w:rFonts w:hint="eastAsia"/>
        </w:rPr>
        <w:t>大致呈增大趋势，并且</w:t>
      </w:r>
      <w:r w:rsidRPr="005079C6">
        <w:rPr>
          <w:position w:val="-14"/>
        </w:rPr>
        <w:object w:dxaOrig="540" w:dyaOrig="380" w14:anchorId="3EB1B924">
          <v:shape id="_x0000_i1264" type="#_x0000_t75" style="width:27pt;height:18pt" o:ole="">
            <v:imagedata r:id="rId430" o:title=""/>
          </v:shape>
          <o:OLEObject Type="Embed" ProgID="Equation.DSMT4" ShapeID="_x0000_i1264" DrawAspect="Content" ObjectID="_1619930733" r:id="rId470"/>
        </w:object>
      </w:r>
      <w:r>
        <w:rPr>
          <w:rFonts w:hint="eastAsia"/>
        </w:rPr>
        <w:t>的标准差随着目标速度增大逐渐增大，也就是说当目标速度增大时，目标仍在图像中心附近震荡，但是偏离程度和离散程度增大。</w:t>
      </w:r>
    </w:p>
    <w:p w14:paraId="23A8EDD6" w14:textId="7598B931" w:rsidR="005D2FBB" w:rsidRDefault="005D2FBB" w:rsidP="005D2FBB">
      <w:pPr>
        <w:pStyle w:val="2"/>
      </w:pPr>
      <w:bookmarkStart w:id="99" w:name="_Toc9265386"/>
      <w:r>
        <w:rPr>
          <w:rFonts w:hint="eastAsia"/>
        </w:rPr>
        <w:lastRenderedPageBreak/>
        <w:t>5</w:t>
      </w:r>
      <w:r>
        <w:t>.</w:t>
      </w:r>
      <w:r w:rsidR="00F977A2">
        <w:t>4</w:t>
      </w:r>
      <w:r>
        <w:t>本章小结</w:t>
      </w:r>
      <w:bookmarkEnd w:id="99"/>
    </w:p>
    <w:p w14:paraId="173FCC31" w14:textId="76C103E4" w:rsidR="00446E34" w:rsidRDefault="00D10C08" w:rsidP="00934A13">
      <w:r>
        <w:tab/>
      </w:r>
      <w:r>
        <w:rPr>
          <w:rFonts w:hint="eastAsia"/>
        </w:rPr>
        <w:t>本章是对前几</w:t>
      </w:r>
      <w:proofErr w:type="gramStart"/>
      <w:r>
        <w:rPr>
          <w:rFonts w:hint="eastAsia"/>
        </w:rPr>
        <w:t>章理论</w:t>
      </w:r>
      <w:proofErr w:type="gramEnd"/>
      <w:r>
        <w:rPr>
          <w:rFonts w:hint="eastAsia"/>
        </w:rPr>
        <w:t>推导的仿真实验验证部分，并对视觉伺服算法在不同参数情况下的控制效果进行评价，最后得出了一些定性的结论</w:t>
      </w:r>
      <w:r w:rsidR="00F977A2">
        <w:rPr>
          <w:rFonts w:hint="eastAsia"/>
        </w:rPr>
        <w:t>。在</w:t>
      </w:r>
      <w:r w:rsidR="00F977A2">
        <w:t>5.1</w:t>
      </w:r>
      <w:r w:rsidR="00F977A2">
        <w:rPr>
          <w:rFonts w:hint="eastAsia"/>
        </w:rPr>
        <w:t>节中介绍了仿真环境搭建过程、三维建模工具</w:t>
      </w:r>
      <w:r w:rsidR="00F977A2">
        <w:rPr>
          <w:rFonts w:hint="eastAsia"/>
        </w:rPr>
        <w:t>V-Realm</w:t>
      </w:r>
      <w:r w:rsidR="00F977A2">
        <w:t xml:space="preserve"> </w:t>
      </w:r>
      <w:r w:rsidR="00F977A2">
        <w:rPr>
          <w:rFonts w:hint="eastAsia"/>
        </w:rPr>
        <w:t>Builder</w:t>
      </w:r>
      <w:r w:rsidR="00C02FD6">
        <w:rPr>
          <w:rFonts w:hint="eastAsia"/>
        </w:rPr>
        <w:t>。</w:t>
      </w:r>
      <w:r w:rsidR="00F977A2">
        <w:rPr>
          <w:rFonts w:hint="eastAsia"/>
        </w:rPr>
        <w:t>5</w:t>
      </w:r>
      <w:r w:rsidR="00F977A2">
        <w:t>.2</w:t>
      </w:r>
      <w:r w:rsidR="00F977A2">
        <w:rPr>
          <w:rFonts w:hint="eastAsia"/>
        </w:rPr>
        <w:t>节主要介绍了构成仿真系统的四个主要模块和仿真框架</w:t>
      </w:r>
      <w:r w:rsidR="00C02FD6">
        <w:rPr>
          <w:rFonts w:hint="eastAsia"/>
        </w:rPr>
        <w:t>，并将每个模块的坐标系和连接每个模块的坐标变换进行了详细绘图说明。</w:t>
      </w:r>
      <w:r w:rsidR="00C02FD6">
        <w:rPr>
          <w:rFonts w:hint="eastAsia"/>
        </w:rPr>
        <w:t>5</w:t>
      </w:r>
      <w:r w:rsidR="00C02FD6">
        <w:t>.3</w:t>
      </w:r>
      <w:r w:rsidR="00C02FD6">
        <w:rPr>
          <w:rFonts w:hint="eastAsia"/>
        </w:rPr>
        <w:t>节是对控制效果的测试评价环节，通过令目标进行两种不同轨迹的运动，改变目标速度和多旋翼运动速度，比较控制过程图像偏差平均值和标准差，得出定性的结论。</w:t>
      </w:r>
    </w:p>
    <w:p w14:paraId="48C17374" w14:textId="4076FE56" w:rsidR="00934A13" w:rsidRPr="00934A13" w:rsidRDefault="00446E34" w:rsidP="00446E34">
      <w:pPr>
        <w:widowControl/>
        <w:spacing w:line="240" w:lineRule="auto"/>
        <w:jc w:val="left"/>
      </w:pPr>
      <w:r>
        <w:br w:type="page"/>
      </w:r>
    </w:p>
    <w:p w14:paraId="3DDD21F0" w14:textId="287BC9CC" w:rsidR="009B12AB" w:rsidRDefault="005D2FBB" w:rsidP="00157599">
      <w:pPr>
        <w:pStyle w:val="1"/>
      </w:pPr>
      <w:bookmarkStart w:id="100" w:name="_Toc9265387"/>
      <w:r>
        <w:rPr>
          <w:rFonts w:hint="eastAsia"/>
        </w:rPr>
        <w:lastRenderedPageBreak/>
        <w:t>总结</w:t>
      </w:r>
      <w:r w:rsidR="009B12AB">
        <w:rPr>
          <w:rFonts w:hint="eastAsia"/>
        </w:rPr>
        <w:t>和展望</w:t>
      </w:r>
      <w:bookmarkEnd w:id="100"/>
    </w:p>
    <w:p w14:paraId="567B0294" w14:textId="61D32800" w:rsidR="00CF75D0" w:rsidRDefault="009B12AB" w:rsidP="00CF75D0">
      <w:pPr>
        <w:pStyle w:val="2"/>
      </w:pPr>
      <w:bookmarkStart w:id="101" w:name="_Toc9265388"/>
      <w:r>
        <w:rPr>
          <w:rFonts w:hint="eastAsia"/>
        </w:rPr>
        <w:t>总结</w:t>
      </w:r>
      <w:bookmarkEnd w:id="101"/>
    </w:p>
    <w:p w14:paraId="5D572DE0" w14:textId="4A3B0AB6" w:rsidR="006C2E6A" w:rsidRDefault="004F429D" w:rsidP="006C2E6A">
      <w:pPr>
        <w:widowControl/>
        <w:jc w:val="left"/>
      </w:pPr>
      <w:r>
        <w:tab/>
      </w:r>
      <w:r w:rsidR="006C2E6A">
        <w:rPr>
          <w:rFonts w:hint="eastAsia"/>
        </w:rPr>
        <w:t>多旋翼飞行器因其体积小、重量轻、造价低，具有良好的机动性能和操纵性能而才成为一种被广泛使用的现代工具，在搜索、航拍、监视、军事等领域表现出出色的特征优势。现代战争中已经开始将多旋翼投入到狭窄空间和</w:t>
      </w:r>
      <w:proofErr w:type="gramStart"/>
      <w:r w:rsidR="006C2E6A">
        <w:rPr>
          <w:rFonts w:hint="eastAsia"/>
        </w:rPr>
        <w:t>街头楼巷</w:t>
      </w:r>
      <w:proofErr w:type="gramEnd"/>
      <w:r w:rsidR="006C2E6A">
        <w:rPr>
          <w:rFonts w:hint="eastAsia"/>
        </w:rPr>
        <w:t>的作战任务中，但是主流作战方式需要经验丰富的操纵手控制或者使用</w:t>
      </w:r>
      <w:r w:rsidR="006C2E6A">
        <w:rPr>
          <w:rFonts w:hint="eastAsia"/>
        </w:rPr>
        <w:t>GPS</w:t>
      </w:r>
      <w:r w:rsidR="005B5593">
        <w:rPr>
          <w:rFonts w:hint="eastAsia"/>
        </w:rPr>
        <w:t>实现多旋翼</w:t>
      </w:r>
      <w:r w:rsidR="006C2E6A">
        <w:rPr>
          <w:rFonts w:hint="eastAsia"/>
        </w:rPr>
        <w:t>对目标</w:t>
      </w:r>
      <w:r w:rsidR="005B5593">
        <w:rPr>
          <w:rFonts w:hint="eastAsia"/>
        </w:rPr>
        <w:t>的</w:t>
      </w:r>
      <w:r w:rsidR="006C2E6A">
        <w:rPr>
          <w:rFonts w:hint="eastAsia"/>
        </w:rPr>
        <w:t>精确打击</w:t>
      </w:r>
      <w:r w:rsidR="005B5593">
        <w:rPr>
          <w:rFonts w:hint="eastAsia"/>
        </w:rPr>
        <w:t>。</w:t>
      </w:r>
      <w:r w:rsidR="006C2E6A">
        <w:rPr>
          <w:rFonts w:hint="eastAsia"/>
        </w:rPr>
        <w:t>这</w:t>
      </w:r>
      <w:r w:rsidR="005B5593">
        <w:rPr>
          <w:rFonts w:hint="eastAsia"/>
        </w:rPr>
        <w:t>两</w:t>
      </w:r>
      <w:r w:rsidR="006C2E6A">
        <w:rPr>
          <w:rFonts w:hint="eastAsia"/>
        </w:rPr>
        <w:t>种方法</w:t>
      </w:r>
      <w:r w:rsidR="005B5593">
        <w:rPr>
          <w:rFonts w:hint="eastAsia"/>
        </w:rPr>
        <w:t>各自有其弊端，第一种</w:t>
      </w:r>
      <w:r w:rsidR="006C2E6A">
        <w:rPr>
          <w:rFonts w:hint="eastAsia"/>
        </w:rPr>
        <w:t>有高危险性、低易用性</w:t>
      </w:r>
      <w:r w:rsidR="005B5593">
        <w:rPr>
          <w:rFonts w:hint="eastAsia"/>
        </w:rPr>
        <w:t>，第二种因为信号问题地域局限很大</w:t>
      </w:r>
      <w:r w:rsidR="006C2E6A">
        <w:rPr>
          <w:rFonts w:hint="eastAsia"/>
        </w:rPr>
        <w:t>，所以本文希望提出一种可靠的基于图像的伺服控制方法，</w:t>
      </w:r>
      <w:r w:rsidR="005B5593">
        <w:rPr>
          <w:rFonts w:hint="eastAsia"/>
        </w:rPr>
        <w:t>能够</w:t>
      </w:r>
      <w:r w:rsidR="006C2E6A">
        <w:rPr>
          <w:rFonts w:hint="eastAsia"/>
        </w:rPr>
        <w:t>使多旋翼自主飞行打击目标。</w:t>
      </w:r>
    </w:p>
    <w:p w14:paraId="7487D452" w14:textId="2BD3FFC9" w:rsidR="006C2E6A" w:rsidRDefault="006C2E6A" w:rsidP="006C2E6A">
      <w:pPr>
        <w:widowControl/>
        <w:jc w:val="left"/>
      </w:pPr>
      <w:r>
        <w:tab/>
      </w:r>
      <w:r>
        <w:rPr>
          <w:rFonts w:hint="eastAsia"/>
        </w:rPr>
        <w:t>本文的主要目标是设计一种基于图像的伺服控制方法，可以在近距离自主打击目标并且打击过程中目标收敛在图像视域内。</w:t>
      </w:r>
      <w:r w:rsidR="003966B7">
        <w:rPr>
          <w:rFonts w:hint="eastAsia"/>
        </w:rPr>
        <w:t>视觉伺服系统全过程为首先从固连在机架前方的摄像头获取实时的图像信息，利用图像追踪算法获取每一帧中目标在图像中的坐标，利用视觉伺服算法得到多旋翼控制向量，从而改变多旋翼位姿，也就改变了摄像头位姿，从而完成一个控制闭环。</w:t>
      </w:r>
    </w:p>
    <w:p w14:paraId="7CB278B0" w14:textId="7F08987C" w:rsidR="00CF75D0" w:rsidRPr="006C2E6A" w:rsidRDefault="006C2E6A" w:rsidP="003966B7">
      <w:pPr>
        <w:widowControl/>
        <w:jc w:val="left"/>
      </w:pPr>
      <w:r>
        <w:tab/>
      </w:r>
      <w:r>
        <w:rPr>
          <w:rFonts w:hint="eastAsia"/>
        </w:rPr>
        <w:t>本文在</w:t>
      </w:r>
      <w:r>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视景、图像追踪模块和视觉伺服控制器。仿真结果表明，本文设计的方法可以实现多旋翼飞行器的基于图像的近距离追踪打击控制，最后探讨了目标不同运动轨迹、不同运动速度对控制效果的影响。</w:t>
      </w:r>
    </w:p>
    <w:p w14:paraId="0A173D75" w14:textId="07CEBE6B" w:rsidR="009B12AB" w:rsidRDefault="009B12AB" w:rsidP="009B12AB">
      <w:pPr>
        <w:pStyle w:val="2"/>
      </w:pPr>
      <w:bookmarkStart w:id="102" w:name="_Toc9265389"/>
      <w:r>
        <w:rPr>
          <w:rFonts w:hint="eastAsia"/>
        </w:rPr>
        <w:t>展望</w:t>
      </w:r>
      <w:bookmarkEnd w:id="102"/>
    </w:p>
    <w:p w14:paraId="4BC56240" w14:textId="08437A3F" w:rsidR="003966B7" w:rsidRDefault="003966B7" w:rsidP="003966B7">
      <w:r>
        <w:tab/>
      </w:r>
      <w:r>
        <w:rPr>
          <w:rFonts w:hint="eastAsia"/>
        </w:rPr>
        <w:t>本文完成了算法的</w:t>
      </w:r>
      <w:r w:rsidR="001341F5">
        <w:rPr>
          <w:rFonts w:hint="eastAsia"/>
        </w:rPr>
        <w:t>视景仿真，下一步工作还可以从如下方向进行：</w:t>
      </w:r>
    </w:p>
    <w:p w14:paraId="1FB56EB9" w14:textId="07C9C83D" w:rsidR="001341F5" w:rsidRDefault="001341F5" w:rsidP="001341F5">
      <w:pPr>
        <w:ind w:firstLine="420"/>
      </w:pPr>
      <w:r>
        <w:rPr>
          <w:rFonts w:hint="eastAsia"/>
        </w:rPr>
        <w:t>（</w:t>
      </w:r>
      <w:r>
        <w:rPr>
          <w:rFonts w:hint="eastAsia"/>
        </w:rPr>
        <w:t>1</w:t>
      </w:r>
      <w:r>
        <w:rPr>
          <w:rFonts w:hint="eastAsia"/>
        </w:rPr>
        <w:t>）本文的所有仿真模型和控制器都是在</w:t>
      </w:r>
      <w:r>
        <w:rPr>
          <w:rFonts w:hint="eastAsia"/>
        </w:rPr>
        <w:t>Simulink</w:t>
      </w:r>
      <w:r>
        <w:rPr>
          <w:rFonts w:hint="eastAsia"/>
        </w:rPr>
        <w:t>平台上完成的，可以将控制器和图像追踪算法迁移到</w:t>
      </w:r>
      <w:proofErr w:type="spellStart"/>
      <w:r>
        <w:rPr>
          <w:rFonts w:hint="eastAsia"/>
        </w:rPr>
        <w:t>Pixhawk</w:t>
      </w:r>
      <w:proofErr w:type="spellEnd"/>
      <w:r>
        <w:rPr>
          <w:rFonts w:hint="eastAsia"/>
        </w:rPr>
        <w:t>上进行半物理仿真，进一步验证算法。</w:t>
      </w:r>
    </w:p>
    <w:p w14:paraId="7043DD08" w14:textId="2DE0F35A" w:rsidR="003966B7" w:rsidRPr="003966B7" w:rsidRDefault="001341F5" w:rsidP="00E61390">
      <w:pPr>
        <w:ind w:firstLine="420"/>
      </w:pPr>
      <w:r>
        <w:rPr>
          <w:rFonts w:hint="eastAsia"/>
        </w:rPr>
        <w:t>（</w:t>
      </w:r>
      <w:r>
        <w:rPr>
          <w:rFonts w:hint="eastAsia"/>
        </w:rPr>
        <w:t>2</w:t>
      </w:r>
      <w:r>
        <w:rPr>
          <w:rFonts w:hint="eastAsia"/>
        </w:rPr>
        <w:t>）本算法研究的是多旋翼与目标距离不过长也不过短，即图像中必须能够识别出目标这段区间的控制算法。距离过远时可以使用</w:t>
      </w:r>
      <w:r>
        <w:rPr>
          <w:rFonts w:hint="eastAsia"/>
        </w:rPr>
        <w:t>GPS</w:t>
      </w:r>
      <w:r>
        <w:rPr>
          <w:rFonts w:hint="eastAsia"/>
        </w:rPr>
        <w:t>导航到目标附近再使用视觉伺服，对距离过短的情况可以使用运动预测，还需要进一步探讨。</w:t>
      </w:r>
    </w:p>
    <w:p w14:paraId="0DA9F2E1" w14:textId="6B33FE64" w:rsidR="009B12AB" w:rsidRDefault="009B12AB" w:rsidP="00157599">
      <w:pPr>
        <w:pStyle w:val="1"/>
      </w:pPr>
      <w:bookmarkStart w:id="103" w:name="_Toc9265390"/>
      <w:r>
        <w:rPr>
          <w:rFonts w:hint="eastAsia"/>
        </w:rPr>
        <w:lastRenderedPageBreak/>
        <w:t>致谢</w:t>
      </w:r>
      <w:bookmarkEnd w:id="103"/>
    </w:p>
    <w:p w14:paraId="44B32BD4" w14:textId="64C3F02D" w:rsidR="00F55B1E" w:rsidRDefault="00902AC8" w:rsidP="00F55B1E">
      <w:r>
        <w:tab/>
      </w:r>
      <w:r>
        <w:rPr>
          <w:rFonts w:hint="eastAsia"/>
        </w:rPr>
        <w:t>半年弹指一挥间，</w:t>
      </w:r>
      <w:proofErr w:type="gramStart"/>
      <w:r>
        <w:rPr>
          <w:rFonts w:hint="eastAsia"/>
        </w:rPr>
        <w:t>毕设选题</w:t>
      </w:r>
      <w:proofErr w:type="gramEnd"/>
      <w:r>
        <w:rPr>
          <w:rFonts w:hint="eastAsia"/>
        </w:rPr>
        <w:t>开题仿佛才过去不久，今天我</w:t>
      </w:r>
      <w:r w:rsidR="008E7865">
        <w:rPr>
          <w:rFonts w:hint="eastAsia"/>
        </w:rPr>
        <w:t>已经写完毕业论文，距离正式毕业，离开实验室</w:t>
      </w:r>
      <w:r w:rsidR="00C52893">
        <w:rPr>
          <w:rFonts w:hint="eastAsia"/>
        </w:rPr>
        <w:t>还有</w:t>
      </w:r>
      <w:r w:rsidR="008E7865">
        <w:rPr>
          <w:rFonts w:hint="eastAsia"/>
        </w:rPr>
        <w:t>不过几天时间了。在这半年中，我充分体验到实验室大家庭中互帮互助温暖，体会到科研中做一件小事的不易。也感谢全老师、郭正龙师兄、杨坤师兄和邓恒师兄在这半年时间里对我的教诲和帮助，因为老师和师兄们的帮助，我在</w:t>
      </w:r>
      <w:proofErr w:type="gramStart"/>
      <w:r w:rsidR="008E7865">
        <w:rPr>
          <w:rFonts w:hint="eastAsia"/>
        </w:rPr>
        <w:t>毕设期间</w:t>
      </w:r>
      <w:proofErr w:type="gramEnd"/>
      <w:r w:rsidR="008E7865">
        <w:rPr>
          <w:rFonts w:hint="eastAsia"/>
        </w:rPr>
        <w:t>得以克服重重困难，</w:t>
      </w:r>
      <w:proofErr w:type="gramStart"/>
      <w:r w:rsidR="008E7865">
        <w:rPr>
          <w:rFonts w:hint="eastAsia"/>
        </w:rPr>
        <w:t>完成毕设任务</w:t>
      </w:r>
      <w:proofErr w:type="gramEnd"/>
      <w:r w:rsidR="008E7865">
        <w:rPr>
          <w:rFonts w:hint="eastAsia"/>
        </w:rPr>
        <w:t>。</w:t>
      </w:r>
    </w:p>
    <w:p w14:paraId="5236868B" w14:textId="0E048BC3" w:rsidR="008E7865" w:rsidRDefault="008E7865" w:rsidP="00F55B1E">
      <w:r>
        <w:tab/>
      </w:r>
      <w:r>
        <w:rPr>
          <w:rFonts w:hint="eastAsia"/>
        </w:rPr>
        <w:t>在完成毕业设计过程中，全老师和实验室的师兄师姐们都在我心中留下了深刻鲜明的精神形象。全老师治学严谨，学识广博，</w:t>
      </w:r>
      <w:r w:rsidR="009F2FBE">
        <w:rPr>
          <w:rFonts w:hint="eastAsia"/>
        </w:rPr>
        <w:t>对学生的学业十分认真负责，时常给与我思路上的导引，让我明白怎样用正确的</w:t>
      </w:r>
      <w:r w:rsidR="00C52893">
        <w:rPr>
          <w:rFonts w:hint="eastAsia"/>
        </w:rPr>
        <w:t>思维</w:t>
      </w:r>
      <w:r w:rsidR="009F2FBE">
        <w:rPr>
          <w:rFonts w:hint="eastAsia"/>
        </w:rPr>
        <w:t>方式</w:t>
      </w:r>
      <w:r w:rsidR="00C52893">
        <w:rPr>
          <w:rFonts w:hint="eastAsia"/>
        </w:rPr>
        <w:t>分析</w:t>
      </w:r>
      <w:r w:rsidR="009F2FBE">
        <w:rPr>
          <w:rFonts w:hint="eastAsia"/>
        </w:rPr>
        <w:t>科研问题；杨坤师兄、邓恒师兄、正龙师兄我接触得最久，在学习态度，学习方法上都给我很大启发，和这些优秀的师兄们接触，我认识到我自己如此多方面</w:t>
      </w:r>
      <w:r w:rsidR="00F41E09">
        <w:rPr>
          <w:rFonts w:hint="eastAsia"/>
        </w:rPr>
        <w:t>的不足，给我自己以激励；在实验室中我深受互帮互助氛围的濡染，高岩学长、王帅学长这些我并不太熟悉的学长，在我有问题不能理解时，都非常热情地给我指点，让我励志以后也要做一个乐于分享知识的人。</w:t>
      </w:r>
    </w:p>
    <w:p w14:paraId="61DD5AA0" w14:textId="61D4369F" w:rsidR="00F41E09" w:rsidRDefault="00F41E09" w:rsidP="00F55B1E">
      <w:r>
        <w:tab/>
      </w:r>
      <w:r>
        <w:rPr>
          <w:rFonts w:hint="eastAsia"/>
        </w:rPr>
        <w:t>在实验室中我不仅</w:t>
      </w:r>
      <w:proofErr w:type="gramStart"/>
      <w:r>
        <w:rPr>
          <w:rFonts w:hint="eastAsia"/>
        </w:rPr>
        <w:t>对毕设中</w:t>
      </w:r>
      <w:proofErr w:type="gramEnd"/>
      <w:r>
        <w:rPr>
          <w:rFonts w:hint="eastAsia"/>
        </w:rPr>
        <w:t>的知识、应用到的工具有了自己的理解，也从全老师和师兄师姐们身上学到了以后解决问题的思路和做事做人的品德，在此再次感谢全老师和实验室的所有师兄师姐，</w:t>
      </w:r>
      <w:proofErr w:type="gramStart"/>
      <w:r>
        <w:rPr>
          <w:rFonts w:hint="eastAsia"/>
        </w:rPr>
        <w:t>愿以后</w:t>
      </w:r>
      <w:proofErr w:type="gramEnd"/>
      <w:r>
        <w:rPr>
          <w:rFonts w:hint="eastAsia"/>
        </w:rPr>
        <w:t>情意长存。</w:t>
      </w:r>
    </w:p>
    <w:p w14:paraId="2C37890C" w14:textId="3954202F" w:rsidR="00E61390" w:rsidRPr="00F55B1E" w:rsidRDefault="00E61390" w:rsidP="00E61390">
      <w:pPr>
        <w:widowControl/>
        <w:spacing w:line="240" w:lineRule="auto"/>
        <w:jc w:val="left"/>
      </w:pPr>
      <w:r>
        <w:br w:type="page"/>
      </w:r>
    </w:p>
    <w:p w14:paraId="1D56075A" w14:textId="172D4D8D" w:rsidR="00853DC3" w:rsidRPr="00853DC3" w:rsidRDefault="00B34357" w:rsidP="00157599">
      <w:pPr>
        <w:pStyle w:val="1"/>
        <w:rPr>
          <w:sz w:val="24"/>
        </w:rPr>
      </w:pPr>
      <w:bookmarkStart w:id="104" w:name="_Toc9265391"/>
      <w:r w:rsidRPr="0029002D">
        <w:lastRenderedPageBreak/>
        <w:t>参考文献</w:t>
      </w:r>
      <w:bookmarkEnd w:id="95"/>
      <w:bookmarkEnd w:id="96"/>
      <w:bookmarkEnd w:id="104"/>
    </w:p>
    <w:p w14:paraId="0864BA6D" w14:textId="2186094B" w:rsidR="00853DC3" w:rsidRPr="00E907D9" w:rsidRDefault="00853DC3" w:rsidP="00853DC3">
      <w:pPr>
        <w:rPr>
          <w:szCs w:val="24"/>
        </w:rPr>
      </w:pPr>
      <w:r w:rsidRPr="000426AF">
        <w:rPr>
          <w:szCs w:val="24"/>
        </w:rPr>
        <w:t>[1]</w:t>
      </w:r>
      <w:r>
        <w:rPr>
          <w:szCs w:val="24"/>
        </w:rPr>
        <w:t xml:space="preserve"> Doherty P, </w:t>
      </w:r>
      <w:proofErr w:type="spellStart"/>
      <w:r w:rsidRPr="00E907D9">
        <w:rPr>
          <w:szCs w:val="24"/>
        </w:rPr>
        <w:t>Rudol</w:t>
      </w:r>
      <w:proofErr w:type="spellEnd"/>
      <w:r w:rsidRPr="00E907D9">
        <w:rPr>
          <w:szCs w:val="24"/>
        </w:rPr>
        <w:t xml:space="preserve"> P. A UAV search and rescue scenario with human body detection and </w:t>
      </w:r>
      <w:proofErr w:type="spellStart"/>
      <w:r w:rsidRPr="00E907D9">
        <w:rPr>
          <w:szCs w:val="24"/>
        </w:rPr>
        <w:t>geolocalization</w:t>
      </w:r>
      <w:proofErr w:type="spellEnd"/>
      <w:r w:rsidR="00902AC8">
        <w:rPr>
          <w:szCs w:val="24"/>
        </w:rPr>
        <w:t xml:space="preserve"> </w:t>
      </w:r>
      <w:r w:rsidRPr="00E907D9">
        <w:rPr>
          <w:szCs w:val="24"/>
        </w:rPr>
        <w:t>[C]//Proceedings of the 20th Australian Joint Conference on Advances in Artificial Intelligence. Berlin:</w:t>
      </w:r>
      <w:r w:rsidR="00902AC8">
        <w:rPr>
          <w:szCs w:val="24"/>
        </w:rPr>
        <w:t xml:space="preserve"> </w:t>
      </w:r>
      <w:r w:rsidRPr="00E907D9">
        <w:rPr>
          <w:szCs w:val="24"/>
        </w:rPr>
        <w:t>Springer-</w:t>
      </w:r>
      <w:proofErr w:type="gramStart"/>
      <w:r w:rsidRPr="00E907D9">
        <w:rPr>
          <w:szCs w:val="24"/>
        </w:rPr>
        <w:t>Verlag ,</w:t>
      </w:r>
      <w:proofErr w:type="gramEnd"/>
      <w:r w:rsidRPr="00E907D9">
        <w:rPr>
          <w:szCs w:val="24"/>
        </w:rPr>
        <w:t xml:space="preserve"> 2007: 1-13.</w:t>
      </w:r>
    </w:p>
    <w:p w14:paraId="1B5099F4" w14:textId="77777777" w:rsidR="00853DC3" w:rsidRPr="00E907D9" w:rsidRDefault="00853DC3" w:rsidP="00853DC3">
      <w:pPr>
        <w:rPr>
          <w:szCs w:val="24"/>
        </w:rPr>
      </w:pPr>
      <w:r w:rsidRPr="00E907D9">
        <w:rPr>
          <w:szCs w:val="24"/>
        </w:rPr>
        <w:t xml:space="preserve">[2] </w:t>
      </w:r>
      <w:proofErr w:type="spellStart"/>
      <w:r w:rsidRPr="00E907D9">
        <w:rPr>
          <w:szCs w:val="24"/>
        </w:rPr>
        <w:t>Zenk</w:t>
      </w:r>
      <w:proofErr w:type="spellEnd"/>
      <w:r w:rsidRPr="00E907D9">
        <w:rPr>
          <w:szCs w:val="24"/>
        </w:rPr>
        <w:t xml:space="preserve"> S N, Schulz A J, Matthews S A, et al. Activity space environment and dietary and physical activity behaviors: a pilot study[J]. Health &amp;Place, 2011, 17(5): 1150-1161.</w:t>
      </w:r>
    </w:p>
    <w:p w14:paraId="7E2EDB83" w14:textId="77777777" w:rsidR="00853DC3" w:rsidRPr="0067750D" w:rsidRDefault="00853DC3" w:rsidP="00853DC3">
      <w:pPr>
        <w:rPr>
          <w:szCs w:val="24"/>
        </w:rPr>
      </w:pPr>
      <w:r w:rsidRPr="0067750D">
        <w:rPr>
          <w:rFonts w:hint="eastAsia"/>
          <w:szCs w:val="24"/>
        </w:rPr>
        <w:t>[</w:t>
      </w:r>
      <w:r>
        <w:rPr>
          <w:szCs w:val="24"/>
        </w:rPr>
        <w:t>3</w:t>
      </w:r>
      <w:r w:rsidRPr="0067750D">
        <w:rPr>
          <w:rFonts w:hint="eastAsia"/>
          <w:szCs w:val="24"/>
        </w:rPr>
        <w:t>]</w:t>
      </w:r>
      <w:r w:rsidRPr="0067750D">
        <w:rPr>
          <w:szCs w:val="24"/>
        </w:rPr>
        <w:t xml:space="preserve"> </w:t>
      </w:r>
      <w:proofErr w:type="gramStart"/>
      <w:r w:rsidRPr="0067750D">
        <w:rPr>
          <w:szCs w:val="24"/>
        </w:rPr>
        <w:t>陈旭潮</w:t>
      </w:r>
      <w:proofErr w:type="gramEnd"/>
      <w:r w:rsidRPr="0067750D">
        <w:rPr>
          <w:szCs w:val="24"/>
        </w:rPr>
        <w:t>,</w:t>
      </w:r>
      <w:r w:rsidRPr="0067750D">
        <w:rPr>
          <w:szCs w:val="24"/>
        </w:rPr>
        <w:t>曹志强</w:t>
      </w:r>
      <w:r w:rsidRPr="0067750D">
        <w:rPr>
          <w:szCs w:val="24"/>
        </w:rPr>
        <w:t>,</w:t>
      </w:r>
      <w:r w:rsidRPr="0067750D">
        <w:rPr>
          <w:szCs w:val="24"/>
        </w:rPr>
        <w:t>于莹莹</w:t>
      </w:r>
      <w:r w:rsidRPr="0067750D">
        <w:rPr>
          <w:szCs w:val="24"/>
        </w:rPr>
        <w:t>,</w:t>
      </w:r>
      <w:proofErr w:type="gramStart"/>
      <w:r w:rsidRPr="0067750D">
        <w:rPr>
          <w:szCs w:val="24"/>
        </w:rPr>
        <w:t>周超</w:t>
      </w:r>
      <w:proofErr w:type="gramEnd"/>
      <w:r w:rsidRPr="0067750D">
        <w:rPr>
          <w:szCs w:val="24"/>
        </w:rPr>
        <w:t>.</w:t>
      </w:r>
      <w:r w:rsidRPr="0067750D">
        <w:rPr>
          <w:szCs w:val="24"/>
        </w:rPr>
        <w:t>基于视觉伺服的四旋翼飞行器悬停控制</w:t>
      </w:r>
      <w:r w:rsidRPr="00E907D9">
        <w:rPr>
          <w:szCs w:val="24"/>
        </w:rPr>
        <w:t>[J]</w:t>
      </w:r>
      <w:r w:rsidRPr="0067750D">
        <w:rPr>
          <w:szCs w:val="24"/>
        </w:rPr>
        <w:t>.</w:t>
      </w:r>
      <w:r w:rsidRPr="0067750D">
        <w:rPr>
          <w:szCs w:val="24"/>
        </w:rPr>
        <w:t>华中科技大学学报</w:t>
      </w:r>
      <w:r w:rsidRPr="0067750D">
        <w:rPr>
          <w:szCs w:val="24"/>
        </w:rPr>
        <w:t>(</w:t>
      </w:r>
      <w:r w:rsidRPr="0067750D">
        <w:rPr>
          <w:szCs w:val="24"/>
        </w:rPr>
        <w:t>自然科学版</w:t>
      </w:r>
      <w:r w:rsidRPr="0067750D">
        <w:rPr>
          <w:szCs w:val="24"/>
        </w:rPr>
        <w:t>),</w:t>
      </w:r>
      <w:r w:rsidRPr="00E907D9">
        <w:rPr>
          <w:szCs w:val="24"/>
        </w:rPr>
        <w:t>2015,43(S1):6-9</w:t>
      </w:r>
    </w:p>
    <w:p w14:paraId="66A8216E" w14:textId="77777777" w:rsidR="00853DC3" w:rsidRDefault="00853DC3" w:rsidP="00853DC3">
      <w:r>
        <w:t xml:space="preserve">[4] T. Hamel and R. Mahony. Visual </w:t>
      </w:r>
      <w:proofErr w:type="spellStart"/>
      <w:r>
        <w:t>servoing</w:t>
      </w:r>
      <w:proofErr w:type="spellEnd"/>
      <w:r>
        <w:t xml:space="preserve"> of an under-actuated dynamic rigid-body</w:t>
      </w:r>
      <w:r>
        <w:rPr>
          <w:rFonts w:hint="eastAsia"/>
        </w:rPr>
        <w:t xml:space="preserve"> </w:t>
      </w:r>
      <w:r>
        <w:t xml:space="preserve">system: an image-based approach. </w:t>
      </w:r>
      <w:r>
        <w:rPr>
          <w:rFonts w:ascii="cmti12" w:hAnsi="cmti12" w:cs="cmti12"/>
        </w:rPr>
        <w:t>Robotics and Automation, IEEE Transactions</w:t>
      </w:r>
      <w:r>
        <w:rPr>
          <w:rFonts w:hint="eastAsia"/>
        </w:rPr>
        <w:t xml:space="preserve"> </w:t>
      </w:r>
      <w:r>
        <w:rPr>
          <w:rFonts w:ascii="cmti12" w:hAnsi="cmti12" w:cs="cmti12"/>
        </w:rPr>
        <w:t>on</w:t>
      </w:r>
      <w:r>
        <w:t>, 18(2):187{198, Apr 2002.</w:t>
      </w:r>
    </w:p>
    <w:p w14:paraId="5B176814" w14:textId="77777777" w:rsidR="00853DC3" w:rsidRDefault="00853DC3" w:rsidP="00853DC3">
      <w:pPr>
        <w:autoSpaceDE w:val="0"/>
        <w:autoSpaceDN w:val="0"/>
        <w:adjustRightInd w:val="0"/>
        <w:jc w:val="left"/>
        <w:rPr>
          <w:rFonts w:ascii="cmr12" w:hAnsi="cmr12" w:cs="cmr12"/>
          <w:kern w:val="0"/>
          <w:szCs w:val="24"/>
        </w:rPr>
      </w:pPr>
      <w:r>
        <w:rPr>
          <w:rFonts w:ascii="cmr12" w:hAnsi="cmr12" w:cs="cmr12" w:hint="eastAsia"/>
          <w:kern w:val="0"/>
          <w:szCs w:val="24"/>
        </w:rPr>
        <w:t>[</w:t>
      </w:r>
      <w:r>
        <w:rPr>
          <w:rFonts w:ascii="cmr12" w:hAnsi="cmr12" w:cs="cmr12"/>
          <w:kern w:val="0"/>
          <w:szCs w:val="24"/>
        </w:rPr>
        <w:t>5]</w:t>
      </w:r>
      <w:r w:rsidRPr="002A461B">
        <w:rPr>
          <w:rFonts w:ascii="cmr12" w:hAnsi="cmr12" w:cs="cmr12"/>
          <w:kern w:val="0"/>
          <w:szCs w:val="24"/>
        </w:rPr>
        <w:t xml:space="preserve"> </w:t>
      </w:r>
      <w:r>
        <w:rPr>
          <w:rFonts w:ascii="cmr12" w:eastAsiaTheme="minorEastAsia" w:hAnsi="cmr12" w:cs="cmr12"/>
          <w:kern w:val="0"/>
          <w:szCs w:val="24"/>
        </w:rPr>
        <w:t xml:space="preserve">S. </w:t>
      </w:r>
      <w:proofErr w:type="spellStart"/>
      <w:r>
        <w:rPr>
          <w:rFonts w:ascii="cmr12" w:eastAsiaTheme="minorEastAsia" w:hAnsi="cmr12" w:cs="cmr12"/>
          <w:kern w:val="0"/>
          <w:szCs w:val="24"/>
        </w:rPr>
        <w:t>Saripalli</w:t>
      </w:r>
      <w:proofErr w:type="spellEnd"/>
      <w:r>
        <w:rPr>
          <w:rFonts w:ascii="cmr12" w:eastAsiaTheme="minorEastAsia" w:hAnsi="cmr12" w:cs="cmr12"/>
          <w:kern w:val="0"/>
          <w:szCs w:val="24"/>
        </w:rPr>
        <w:t xml:space="preserve">, J.F. Montgomery, and G. </w:t>
      </w:r>
      <w:proofErr w:type="spellStart"/>
      <w:r>
        <w:rPr>
          <w:rFonts w:ascii="cmr12" w:eastAsiaTheme="minorEastAsia" w:hAnsi="cmr12" w:cs="cmr12"/>
          <w:kern w:val="0"/>
          <w:szCs w:val="24"/>
        </w:rPr>
        <w:t>Sukhatme</w:t>
      </w:r>
      <w:proofErr w:type="spellEnd"/>
      <w:r>
        <w:rPr>
          <w:rFonts w:ascii="cmr12" w:eastAsiaTheme="minorEastAsia" w:hAnsi="cmr12" w:cs="cmr12"/>
          <w:kern w:val="0"/>
          <w:szCs w:val="24"/>
        </w:rPr>
        <w:t>. Vision-based autonomous landing</w:t>
      </w:r>
      <w:r>
        <w:rPr>
          <w:rFonts w:ascii="cmr12" w:hAnsi="cmr12" w:cs="cmr12" w:hint="eastAsia"/>
          <w:kern w:val="0"/>
          <w:szCs w:val="24"/>
        </w:rPr>
        <w:t xml:space="preserve"> </w:t>
      </w:r>
      <w:r>
        <w:rPr>
          <w:rFonts w:ascii="cmr12" w:eastAsiaTheme="minorEastAsia" w:hAnsi="cmr12" w:cs="cmr12"/>
          <w:kern w:val="0"/>
          <w:szCs w:val="24"/>
        </w:rPr>
        <w:t xml:space="preserve">of an unmanned aerial vehicle. In </w:t>
      </w:r>
      <w:r>
        <w:rPr>
          <w:rFonts w:ascii="cmti12" w:eastAsiaTheme="minorEastAsia" w:hAnsi="cmti12" w:cs="cmti12"/>
          <w:kern w:val="0"/>
          <w:szCs w:val="24"/>
        </w:rPr>
        <w:t>Robotics and Automation, 2002. Proceedings.</w:t>
      </w:r>
      <w:r>
        <w:rPr>
          <w:rFonts w:ascii="cmr12" w:hAnsi="cmr12" w:cs="cmr12" w:hint="eastAsia"/>
          <w:kern w:val="0"/>
          <w:szCs w:val="24"/>
        </w:rPr>
        <w:t xml:space="preserve"> </w:t>
      </w:r>
      <w:r>
        <w:rPr>
          <w:rFonts w:ascii="cmti12" w:eastAsiaTheme="minorEastAsia" w:hAnsi="cmti12" w:cs="cmti12"/>
          <w:kern w:val="0"/>
          <w:szCs w:val="24"/>
        </w:rPr>
        <w:t>ICRA '02. IEEE International Conference on</w:t>
      </w:r>
      <w:r>
        <w:rPr>
          <w:rFonts w:ascii="cmr12" w:eastAsiaTheme="minorEastAsia" w:hAnsi="cmr12" w:cs="cmr12"/>
          <w:kern w:val="0"/>
          <w:szCs w:val="24"/>
        </w:rPr>
        <w:t>, volume 3, pages 2799{2804, 2002.</w:t>
      </w:r>
    </w:p>
    <w:p w14:paraId="2C00AF6B" w14:textId="77777777" w:rsidR="00853DC3" w:rsidRDefault="00853DC3" w:rsidP="00853DC3">
      <w:pPr>
        <w:autoSpaceDE w:val="0"/>
        <w:autoSpaceDN w:val="0"/>
        <w:adjustRightInd w:val="0"/>
        <w:jc w:val="left"/>
        <w:rPr>
          <w:rFonts w:ascii="cmr12" w:hAnsi="cmr12" w:cs="cmr12"/>
          <w:kern w:val="0"/>
          <w:szCs w:val="24"/>
        </w:rPr>
      </w:pPr>
      <w:r>
        <w:rPr>
          <w:rFonts w:ascii="cmr12" w:hAnsi="cmr12" w:cs="cmr12" w:hint="eastAsia"/>
          <w:kern w:val="0"/>
          <w:szCs w:val="24"/>
        </w:rPr>
        <w:t>[</w:t>
      </w:r>
      <w:r>
        <w:rPr>
          <w:rFonts w:ascii="cmr12" w:hAnsi="cmr12" w:cs="cmr12"/>
          <w:kern w:val="0"/>
          <w:szCs w:val="24"/>
        </w:rPr>
        <w:t>6]</w:t>
      </w:r>
      <w:r w:rsidRPr="002A461B">
        <w:rPr>
          <w:rFonts w:ascii="cmr12" w:hAnsi="cmr12" w:cs="cmr12"/>
          <w:kern w:val="0"/>
          <w:szCs w:val="24"/>
        </w:rPr>
        <w:t xml:space="preserve"> </w:t>
      </w:r>
      <w:r>
        <w:rPr>
          <w:rFonts w:ascii="cmr12" w:eastAsiaTheme="minorEastAsia" w:hAnsi="cmr12" w:cs="cmr12"/>
          <w:kern w:val="0"/>
          <w:szCs w:val="24"/>
        </w:rPr>
        <w:t xml:space="preserve">E. Frew, T. McGee, </w:t>
      </w:r>
      <w:proofErr w:type="spellStart"/>
      <w:r>
        <w:rPr>
          <w:rFonts w:ascii="cmr12" w:eastAsiaTheme="minorEastAsia" w:hAnsi="cmr12" w:cs="cmr12"/>
          <w:kern w:val="0"/>
          <w:szCs w:val="24"/>
        </w:rPr>
        <w:t>ZuWhan</w:t>
      </w:r>
      <w:proofErr w:type="spellEnd"/>
      <w:r>
        <w:rPr>
          <w:rFonts w:ascii="cmr12" w:eastAsiaTheme="minorEastAsia" w:hAnsi="cmr12" w:cs="cmr12"/>
          <w:kern w:val="0"/>
          <w:szCs w:val="24"/>
        </w:rPr>
        <w:t xml:space="preserve"> Kim, Xiao </w:t>
      </w:r>
      <w:proofErr w:type="spellStart"/>
      <w:r>
        <w:rPr>
          <w:rFonts w:ascii="cmr12" w:eastAsiaTheme="minorEastAsia" w:hAnsi="cmr12" w:cs="cmr12"/>
          <w:kern w:val="0"/>
          <w:szCs w:val="24"/>
        </w:rPr>
        <w:t>Xiao</w:t>
      </w:r>
      <w:proofErr w:type="spellEnd"/>
      <w:r>
        <w:rPr>
          <w:rFonts w:ascii="cmr12" w:eastAsiaTheme="minorEastAsia" w:hAnsi="cmr12" w:cs="cmr12"/>
          <w:kern w:val="0"/>
          <w:szCs w:val="24"/>
        </w:rPr>
        <w:t xml:space="preserve">, S. Jackson, M. Morimoto, S. </w:t>
      </w:r>
      <w:proofErr w:type="spellStart"/>
      <w:r>
        <w:rPr>
          <w:rFonts w:ascii="cmr12" w:eastAsiaTheme="minorEastAsia" w:hAnsi="cmr12" w:cs="cmr12"/>
          <w:kern w:val="0"/>
          <w:szCs w:val="24"/>
        </w:rPr>
        <w:t>Rathinam</w:t>
      </w:r>
      <w:proofErr w:type="spellEnd"/>
      <w:r>
        <w:rPr>
          <w:rFonts w:ascii="cmr12" w:eastAsiaTheme="minorEastAsia" w:hAnsi="cmr12" w:cs="cmr12"/>
          <w:kern w:val="0"/>
          <w:szCs w:val="24"/>
        </w:rPr>
        <w:t>,</w:t>
      </w:r>
      <w:r>
        <w:rPr>
          <w:rFonts w:ascii="cmr12" w:hAnsi="cmr12" w:cs="cmr12" w:hint="eastAsia"/>
          <w:kern w:val="0"/>
          <w:szCs w:val="24"/>
        </w:rPr>
        <w:t xml:space="preserve"> </w:t>
      </w:r>
      <w:r>
        <w:rPr>
          <w:rFonts w:ascii="cmr12" w:eastAsiaTheme="minorEastAsia" w:hAnsi="cmr12" w:cs="cmr12"/>
          <w:kern w:val="0"/>
          <w:szCs w:val="24"/>
        </w:rPr>
        <w:t xml:space="preserve">J. </w:t>
      </w:r>
      <w:proofErr w:type="spellStart"/>
      <w:r>
        <w:rPr>
          <w:rFonts w:ascii="cmr12" w:eastAsiaTheme="minorEastAsia" w:hAnsi="cmr12" w:cs="cmr12"/>
          <w:kern w:val="0"/>
          <w:szCs w:val="24"/>
        </w:rPr>
        <w:t>Padial</w:t>
      </w:r>
      <w:proofErr w:type="spellEnd"/>
      <w:r>
        <w:rPr>
          <w:rFonts w:ascii="cmr12" w:eastAsiaTheme="minorEastAsia" w:hAnsi="cmr12" w:cs="cmr12"/>
          <w:kern w:val="0"/>
          <w:szCs w:val="24"/>
        </w:rPr>
        <w:t xml:space="preserve">, and Raja </w:t>
      </w:r>
      <w:proofErr w:type="spellStart"/>
      <w:r>
        <w:rPr>
          <w:rFonts w:ascii="cmr12" w:eastAsiaTheme="minorEastAsia" w:hAnsi="cmr12" w:cs="cmr12"/>
          <w:kern w:val="0"/>
          <w:szCs w:val="24"/>
        </w:rPr>
        <w:t>Sengupta</w:t>
      </w:r>
      <w:proofErr w:type="spellEnd"/>
      <w:r>
        <w:rPr>
          <w:rFonts w:ascii="cmr12" w:eastAsiaTheme="minorEastAsia" w:hAnsi="cmr12" w:cs="cmr12"/>
          <w:kern w:val="0"/>
          <w:szCs w:val="24"/>
        </w:rPr>
        <w:t>. Vision-based road-following using a small autonomous</w:t>
      </w:r>
      <w:r>
        <w:rPr>
          <w:rFonts w:ascii="cmr12" w:hAnsi="cmr12" w:cs="cmr12" w:hint="eastAsia"/>
          <w:kern w:val="0"/>
          <w:szCs w:val="24"/>
        </w:rPr>
        <w:t xml:space="preserve"> </w:t>
      </w:r>
      <w:r>
        <w:rPr>
          <w:rFonts w:ascii="cmr12" w:eastAsiaTheme="minorEastAsia" w:hAnsi="cmr12" w:cs="cmr12"/>
          <w:kern w:val="0"/>
          <w:szCs w:val="24"/>
        </w:rPr>
        <w:t xml:space="preserve">aircraft. In </w:t>
      </w:r>
      <w:r>
        <w:rPr>
          <w:rFonts w:ascii="cmti12" w:eastAsiaTheme="minorEastAsia" w:hAnsi="cmti12" w:cs="cmti12"/>
          <w:kern w:val="0"/>
          <w:szCs w:val="24"/>
        </w:rPr>
        <w:t>Aerospace Conference, 2004. Proceedings. 2004 IEEE</w:t>
      </w:r>
      <w:r>
        <w:rPr>
          <w:rFonts w:ascii="cmr12" w:eastAsiaTheme="minorEastAsia" w:hAnsi="cmr12" w:cs="cmr12"/>
          <w:kern w:val="0"/>
          <w:szCs w:val="24"/>
        </w:rPr>
        <w:t>, volume</w:t>
      </w:r>
      <w:r>
        <w:rPr>
          <w:rFonts w:ascii="cmr12" w:hAnsi="cmr12" w:cs="cmr12" w:hint="eastAsia"/>
          <w:kern w:val="0"/>
          <w:szCs w:val="24"/>
        </w:rPr>
        <w:t xml:space="preserve"> </w:t>
      </w:r>
      <w:r>
        <w:rPr>
          <w:rFonts w:ascii="cmr12" w:eastAsiaTheme="minorEastAsia" w:hAnsi="cmr12" w:cs="cmr12"/>
          <w:kern w:val="0"/>
          <w:szCs w:val="24"/>
        </w:rPr>
        <w:t>5, pages 3006{3015 Vol.5, March 2004.</w:t>
      </w:r>
    </w:p>
    <w:p w14:paraId="315661C8" w14:textId="77777777" w:rsidR="00853DC3" w:rsidRDefault="00853DC3" w:rsidP="00853DC3">
      <w:r>
        <w:rPr>
          <w:rFonts w:hint="eastAsia"/>
        </w:rPr>
        <w:t>[</w:t>
      </w:r>
      <w:r>
        <w:t xml:space="preserve">7] </w:t>
      </w:r>
      <w:r w:rsidRPr="004573E7">
        <w:t>D.A.</w:t>
      </w:r>
      <w:r>
        <w:t xml:space="preserve"> </w:t>
      </w:r>
      <w:r w:rsidRPr="004573E7">
        <w:t>Ross,</w:t>
      </w:r>
      <w:r>
        <w:t xml:space="preserve"> </w:t>
      </w:r>
      <w:r w:rsidRPr="004573E7">
        <w:t>J.</w:t>
      </w:r>
      <w:r>
        <w:t xml:space="preserve"> </w:t>
      </w:r>
      <w:r w:rsidRPr="004573E7">
        <w:t>Lim,</w:t>
      </w:r>
      <w:r>
        <w:t xml:space="preserve"> </w:t>
      </w:r>
      <w:r w:rsidRPr="004573E7">
        <w:t>R.</w:t>
      </w:r>
      <w:r>
        <w:t xml:space="preserve"> </w:t>
      </w:r>
      <w:r w:rsidRPr="004573E7">
        <w:t>Lin,</w:t>
      </w:r>
      <w:r>
        <w:t xml:space="preserve"> </w:t>
      </w:r>
      <w:r w:rsidRPr="004573E7">
        <w:t>M.</w:t>
      </w:r>
      <w:r>
        <w:t xml:space="preserve"> </w:t>
      </w:r>
      <w:r w:rsidRPr="004573E7">
        <w:t>Yang,</w:t>
      </w:r>
      <w:r>
        <w:t xml:space="preserve"> </w:t>
      </w:r>
      <w:r w:rsidRPr="004573E7">
        <w:t>Incremental</w:t>
      </w:r>
      <w:r>
        <w:t xml:space="preserve"> </w:t>
      </w:r>
      <w:r w:rsidRPr="004573E7">
        <w:t>learning</w:t>
      </w:r>
      <w:r>
        <w:t xml:space="preserve"> </w:t>
      </w:r>
      <w:r w:rsidRPr="004573E7">
        <w:t>for</w:t>
      </w:r>
      <w:r>
        <w:t xml:space="preserve"> </w:t>
      </w:r>
      <w:r w:rsidRPr="004573E7">
        <w:t>robust</w:t>
      </w:r>
      <w:r>
        <w:t xml:space="preserve"> </w:t>
      </w:r>
      <w:r w:rsidRPr="004573E7">
        <w:t>visual</w:t>
      </w:r>
      <w:r>
        <w:t xml:space="preserve"> </w:t>
      </w:r>
      <w:r w:rsidRPr="004573E7">
        <w:t>tracking,</w:t>
      </w:r>
      <w:r>
        <w:t xml:space="preserve"> </w:t>
      </w:r>
      <w:r w:rsidRPr="004573E7">
        <w:t>Int.</w:t>
      </w:r>
      <w:r>
        <w:t xml:space="preserve"> </w:t>
      </w:r>
      <w:r w:rsidRPr="004573E7">
        <w:t>J.</w:t>
      </w:r>
      <w:r>
        <w:t xml:space="preserve"> </w:t>
      </w:r>
      <w:proofErr w:type="spellStart"/>
      <w:r w:rsidRPr="004573E7">
        <w:t>Comput</w:t>
      </w:r>
      <w:proofErr w:type="spellEnd"/>
      <w:r w:rsidRPr="004573E7">
        <w:t>.</w:t>
      </w:r>
      <w:r>
        <w:t xml:space="preserve"> </w:t>
      </w:r>
      <w:r w:rsidRPr="004573E7">
        <w:t>Vis.</w:t>
      </w:r>
      <w:r>
        <w:t xml:space="preserve"> </w:t>
      </w:r>
      <w:r w:rsidRPr="004573E7">
        <w:t>77</w:t>
      </w:r>
      <w:r>
        <w:t xml:space="preserve"> </w:t>
      </w:r>
      <w:r w:rsidRPr="004573E7">
        <w:t>(1–3)</w:t>
      </w:r>
      <w:r>
        <w:t xml:space="preserve"> </w:t>
      </w:r>
      <w:r w:rsidRPr="004573E7">
        <w:t>(2008)</w:t>
      </w:r>
      <w:r>
        <w:t xml:space="preserve"> </w:t>
      </w:r>
      <w:r w:rsidRPr="004573E7">
        <w:t>125–141.</w:t>
      </w:r>
    </w:p>
    <w:p w14:paraId="59F1FB30" w14:textId="77777777" w:rsidR="00853DC3" w:rsidRDefault="00853DC3" w:rsidP="00853DC3">
      <w:r>
        <w:rPr>
          <w:rFonts w:hint="eastAsia"/>
        </w:rPr>
        <w:t>[</w:t>
      </w:r>
      <w:r>
        <w:t xml:space="preserve">8] </w:t>
      </w:r>
      <w:r w:rsidRPr="004573E7">
        <w:t>B.</w:t>
      </w:r>
      <w:r>
        <w:t xml:space="preserve"> </w:t>
      </w:r>
      <w:proofErr w:type="spellStart"/>
      <w:r w:rsidRPr="004573E7">
        <w:t>Babenko</w:t>
      </w:r>
      <w:proofErr w:type="spellEnd"/>
      <w:r w:rsidRPr="004573E7">
        <w:t>,</w:t>
      </w:r>
      <w:r>
        <w:t xml:space="preserve"> </w:t>
      </w:r>
      <w:r w:rsidRPr="004573E7">
        <w:t>M.</w:t>
      </w:r>
      <w:r>
        <w:t xml:space="preserve"> </w:t>
      </w:r>
      <w:r w:rsidRPr="004573E7">
        <w:t>Yang,</w:t>
      </w:r>
      <w:r>
        <w:t xml:space="preserve"> </w:t>
      </w:r>
      <w:r w:rsidRPr="004573E7">
        <w:t>S.</w:t>
      </w:r>
      <w:r>
        <w:t xml:space="preserve"> </w:t>
      </w:r>
      <w:r w:rsidRPr="004573E7">
        <w:t>J.</w:t>
      </w:r>
      <w:r>
        <w:t xml:space="preserve"> </w:t>
      </w:r>
      <w:proofErr w:type="spellStart"/>
      <w:r w:rsidRPr="004573E7">
        <w:t>Belongie</w:t>
      </w:r>
      <w:proofErr w:type="spellEnd"/>
      <w:r w:rsidRPr="004573E7">
        <w:t>,</w:t>
      </w:r>
      <w:r>
        <w:t xml:space="preserve"> </w:t>
      </w:r>
      <w:r w:rsidRPr="004573E7">
        <w:t>Robust</w:t>
      </w:r>
      <w:r>
        <w:t xml:space="preserve"> </w:t>
      </w:r>
      <w:r w:rsidRPr="004573E7">
        <w:t>object</w:t>
      </w:r>
      <w:r>
        <w:t xml:space="preserve"> </w:t>
      </w:r>
      <w:r w:rsidRPr="004573E7">
        <w:t>tracking</w:t>
      </w:r>
      <w:r>
        <w:t xml:space="preserve"> </w:t>
      </w:r>
      <w:r w:rsidRPr="004573E7">
        <w:t>with</w:t>
      </w:r>
      <w:r>
        <w:t xml:space="preserve"> </w:t>
      </w:r>
      <w:r w:rsidRPr="004573E7">
        <w:t>online</w:t>
      </w:r>
      <w:r>
        <w:t xml:space="preserve"> </w:t>
      </w:r>
      <w:r w:rsidRPr="004573E7">
        <w:t>multiple</w:t>
      </w:r>
      <w:r>
        <w:t xml:space="preserve"> </w:t>
      </w:r>
      <w:r w:rsidRPr="004573E7">
        <w:t>instance</w:t>
      </w:r>
      <w:r>
        <w:t xml:space="preserve"> </w:t>
      </w:r>
      <w:r w:rsidRPr="004573E7">
        <w:t>learning,</w:t>
      </w:r>
      <w:r>
        <w:t xml:space="preserve"> </w:t>
      </w:r>
      <w:r w:rsidRPr="004573E7">
        <w:t>IEEE</w:t>
      </w:r>
      <w:r>
        <w:t xml:space="preserve"> </w:t>
      </w:r>
      <w:r w:rsidRPr="004573E7">
        <w:t>Trans.</w:t>
      </w:r>
      <w:r>
        <w:t xml:space="preserve"> </w:t>
      </w:r>
      <w:r w:rsidRPr="004573E7">
        <w:t>Pattern</w:t>
      </w:r>
      <w:r>
        <w:t xml:space="preserve"> </w:t>
      </w:r>
      <w:r w:rsidRPr="004573E7">
        <w:t>Anal.</w:t>
      </w:r>
      <w:r>
        <w:t xml:space="preserve"> </w:t>
      </w:r>
      <w:r w:rsidRPr="004573E7">
        <w:t>Mach.</w:t>
      </w:r>
      <w:r>
        <w:t xml:space="preserve"> </w:t>
      </w:r>
      <w:proofErr w:type="spellStart"/>
      <w:r w:rsidRPr="004573E7">
        <w:t>Intell</w:t>
      </w:r>
      <w:proofErr w:type="spellEnd"/>
      <w:r w:rsidRPr="004573E7">
        <w:t>.</w:t>
      </w:r>
      <w:r>
        <w:t xml:space="preserve"> </w:t>
      </w:r>
      <w:r w:rsidRPr="004573E7">
        <w:t>33</w:t>
      </w:r>
      <w:r>
        <w:t xml:space="preserve"> </w:t>
      </w:r>
      <w:r w:rsidRPr="004573E7">
        <w:t>(8)</w:t>
      </w:r>
      <w:r>
        <w:t xml:space="preserve"> </w:t>
      </w:r>
      <w:r w:rsidRPr="004573E7">
        <w:t>(2011)</w:t>
      </w:r>
      <w:r>
        <w:t xml:space="preserve"> </w:t>
      </w:r>
      <w:r w:rsidRPr="004573E7">
        <w:t>1619–1632.</w:t>
      </w:r>
    </w:p>
    <w:p w14:paraId="333E4FDB" w14:textId="77777777" w:rsidR="00853DC3" w:rsidRDefault="00853DC3" w:rsidP="00853DC3">
      <w:r>
        <w:rPr>
          <w:rFonts w:hint="eastAsia"/>
        </w:rPr>
        <w:t>[</w:t>
      </w:r>
      <w:r>
        <w:t xml:space="preserve">9] </w:t>
      </w:r>
      <w:r w:rsidRPr="004573E7">
        <w:t>C.</w:t>
      </w:r>
      <w:r>
        <w:t xml:space="preserve"> </w:t>
      </w:r>
      <w:r w:rsidRPr="004573E7">
        <w:t>Bao,</w:t>
      </w:r>
      <w:r>
        <w:t xml:space="preserve"> </w:t>
      </w:r>
      <w:r w:rsidRPr="004573E7">
        <w:t>Y.</w:t>
      </w:r>
      <w:r>
        <w:t xml:space="preserve"> </w:t>
      </w:r>
      <w:r w:rsidRPr="004573E7">
        <w:t>Wu,</w:t>
      </w:r>
      <w:r>
        <w:t xml:space="preserve"> </w:t>
      </w:r>
      <w:r w:rsidRPr="004573E7">
        <w:t>H.</w:t>
      </w:r>
      <w:r>
        <w:t xml:space="preserve"> </w:t>
      </w:r>
      <w:r w:rsidRPr="004573E7">
        <w:t>Ling,</w:t>
      </w:r>
      <w:r>
        <w:t xml:space="preserve"> </w:t>
      </w:r>
      <w:r w:rsidRPr="004573E7">
        <w:t>H.</w:t>
      </w:r>
      <w:r>
        <w:t xml:space="preserve"> </w:t>
      </w:r>
      <w:r w:rsidRPr="004573E7">
        <w:t>Ji,</w:t>
      </w:r>
      <w:r>
        <w:t xml:space="preserve"> </w:t>
      </w:r>
      <w:r w:rsidRPr="004573E7">
        <w:t>Real</w:t>
      </w:r>
      <w:r>
        <w:t xml:space="preserve"> </w:t>
      </w:r>
      <w:r w:rsidRPr="004573E7">
        <w:t>time</w:t>
      </w:r>
      <w:r>
        <w:t xml:space="preserve"> </w:t>
      </w:r>
      <w:r w:rsidRPr="004573E7">
        <w:t>robust</w:t>
      </w:r>
      <w:r>
        <w:t xml:space="preserve"> </w:t>
      </w:r>
      <w:r w:rsidRPr="004573E7">
        <w:t>L1</w:t>
      </w:r>
      <w:r>
        <w:t xml:space="preserve"> </w:t>
      </w:r>
      <w:r w:rsidRPr="004573E7">
        <w:t>tracker</w:t>
      </w:r>
      <w:r>
        <w:t xml:space="preserve"> </w:t>
      </w:r>
      <w:r w:rsidRPr="004573E7">
        <w:t>using</w:t>
      </w:r>
      <w:r>
        <w:t xml:space="preserve"> </w:t>
      </w:r>
      <w:r w:rsidRPr="004573E7">
        <w:t>accelerated</w:t>
      </w:r>
      <w:r>
        <w:t xml:space="preserve"> </w:t>
      </w:r>
      <w:r w:rsidRPr="004573E7">
        <w:t>proximal</w:t>
      </w:r>
      <w:r>
        <w:t xml:space="preserve"> </w:t>
      </w:r>
      <w:r w:rsidRPr="004573E7">
        <w:t>gradient</w:t>
      </w:r>
      <w:r>
        <w:t xml:space="preserve"> </w:t>
      </w:r>
      <w:r w:rsidRPr="004573E7">
        <w:t>approach,</w:t>
      </w:r>
      <w:r>
        <w:t xml:space="preserve"> </w:t>
      </w:r>
      <w:r w:rsidRPr="004573E7">
        <w:t>in:</w:t>
      </w:r>
      <w:r>
        <w:t xml:space="preserve"> </w:t>
      </w:r>
      <w:r w:rsidRPr="004573E7">
        <w:t>Proceeding</w:t>
      </w:r>
      <w:r>
        <w:t xml:space="preserve">s </w:t>
      </w:r>
      <w:r w:rsidRPr="004573E7">
        <w:t>of</w:t>
      </w:r>
      <w:r>
        <w:t xml:space="preserve"> </w:t>
      </w:r>
      <w:r w:rsidRPr="004573E7">
        <w:t>th</w:t>
      </w:r>
      <w:r>
        <w:t xml:space="preserve">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2012,</w:t>
      </w:r>
      <w:r>
        <w:t xml:space="preserve"> </w:t>
      </w:r>
      <w:r w:rsidRPr="004573E7">
        <w:t>pp.</w:t>
      </w:r>
      <w:r>
        <w:t xml:space="preserve"> </w:t>
      </w:r>
      <w:r w:rsidRPr="004573E7">
        <w:t>1830–1837.</w:t>
      </w:r>
      <w:r>
        <w:t xml:space="preserve"> </w:t>
      </w:r>
      <w:r>
        <w:rPr>
          <w:rFonts w:hint="eastAsia"/>
        </w:rPr>
        <w:t xml:space="preserve"> </w:t>
      </w:r>
    </w:p>
    <w:p w14:paraId="788A6237" w14:textId="77777777" w:rsidR="00853DC3" w:rsidRDefault="00853DC3" w:rsidP="00853DC3">
      <w:r>
        <w:rPr>
          <w:rFonts w:hint="eastAsia"/>
        </w:rPr>
        <w:t>[</w:t>
      </w:r>
      <w:r>
        <w:t xml:space="preserve">10] </w:t>
      </w:r>
      <w:r w:rsidRPr="004573E7">
        <w:t>Y.</w:t>
      </w:r>
      <w:r>
        <w:t xml:space="preserve"> </w:t>
      </w:r>
      <w:r w:rsidRPr="004573E7">
        <w:t>Wu,</w:t>
      </w:r>
      <w:r>
        <w:t xml:space="preserve"> </w:t>
      </w:r>
      <w:r w:rsidRPr="004573E7">
        <w:t>J.</w:t>
      </w:r>
      <w:r>
        <w:t xml:space="preserve"> </w:t>
      </w:r>
      <w:r w:rsidRPr="004573E7">
        <w:t>Lim,</w:t>
      </w:r>
      <w:r>
        <w:t xml:space="preserve"> </w:t>
      </w:r>
      <w:r w:rsidRPr="004573E7">
        <w:t>M.</w:t>
      </w:r>
      <w:r>
        <w:t xml:space="preserve"> </w:t>
      </w:r>
      <w:r w:rsidRPr="004573E7">
        <w:t>Yang,</w:t>
      </w:r>
      <w:r>
        <w:t xml:space="preserve"> </w:t>
      </w:r>
      <w:r w:rsidRPr="004573E7">
        <w:t>Online</w:t>
      </w:r>
      <w:r>
        <w:t xml:space="preserve"> </w:t>
      </w:r>
      <w:r w:rsidRPr="004573E7">
        <w:t>object</w:t>
      </w:r>
      <w:r>
        <w:t xml:space="preserve"> </w:t>
      </w:r>
      <w:r w:rsidRPr="004573E7">
        <w:t>tracking:</w:t>
      </w:r>
      <w:r>
        <w:t xml:space="preserve"> </w:t>
      </w:r>
      <w:r w:rsidRPr="004573E7">
        <w:t>a</w:t>
      </w:r>
      <w:r>
        <w:t xml:space="preserve"> </w:t>
      </w:r>
      <w:r w:rsidRPr="004573E7">
        <w:t>benchmark,</w:t>
      </w:r>
      <w:r>
        <w:t xml:space="preserve"> </w:t>
      </w:r>
      <w:r w:rsidRPr="004573E7">
        <w:t>in:</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lastRenderedPageBreak/>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2013,</w:t>
      </w:r>
      <w:r>
        <w:t xml:space="preserve"> </w:t>
      </w:r>
      <w:r w:rsidRPr="004573E7">
        <w:t>pp.</w:t>
      </w:r>
      <w:r>
        <w:t xml:space="preserve"> </w:t>
      </w:r>
      <w:r w:rsidRPr="004573E7">
        <w:t>2411–2418.</w:t>
      </w:r>
    </w:p>
    <w:p w14:paraId="6FE6DA21" w14:textId="77777777" w:rsidR="00853DC3" w:rsidRDefault="00853DC3" w:rsidP="00853DC3">
      <w:r>
        <w:rPr>
          <w:rFonts w:hint="eastAsia"/>
        </w:rPr>
        <w:t>[</w:t>
      </w:r>
      <w:r>
        <w:t xml:space="preserve">11] </w:t>
      </w:r>
      <w:r w:rsidRPr="004573E7">
        <w:t>X.</w:t>
      </w:r>
      <w:r>
        <w:t xml:space="preserve"> </w:t>
      </w:r>
      <w:r w:rsidRPr="004573E7">
        <w:t>Jia,</w:t>
      </w:r>
      <w:r>
        <w:t xml:space="preserve"> </w:t>
      </w:r>
      <w:r w:rsidRPr="004573E7">
        <w:t>H.</w:t>
      </w:r>
      <w:r>
        <w:t xml:space="preserve"> </w:t>
      </w:r>
      <w:r w:rsidRPr="004573E7">
        <w:t>Lu,</w:t>
      </w:r>
      <w:r>
        <w:t xml:space="preserve"> </w:t>
      </w:r>
      <w:r w:rsidRPr="004573E7">
        <w:t>M.</w:t>
      </w:r>
      <w:r>
        <w:t xml:space="preserve"> </w:t>
      </w:r>
      <w:r w:rsidRPr="004573E7">
        <w:t>Yang,</w:t>
      </w:r>
      <w:r>
        <w:t xml:space="preserve"> </w:t>
      </w:r>
      <w:r w:rsidRPr="004573E7">
        <w:t>Visual</w:t>
      </w:r>
      <w:r>
        <w:t xml:space="preserve"> </w:t>
      </w:r>
      <w:r w:rsidRPr="004573E7">
        <w:t>tracking</w:t>
      </w:r>
      <w:r>
        <w:t xml:space="preserve"> </w:t>
      </w:r>
      <w:r w:rsidRPr="004573E7">
        <w:t>via</w:t>
      </w:r>
      <w:r>
        <w:t xml:space="preserve"> </w:t>
      </w:r>
      <w:r w:rsidRPr="004573E7">
        <w:t>coarse</w:t>
      </w:r>
      <w:r>
        <w:t xml:space="preserve"> </w:t>
      </w:r>
      <w:r w:rsidRPr="004573E7">
        <w:t>and</w:t>
      </w:r>
      <w:r>
        <w:t xml:space="preserve"> </w:t>
      </w:r>
      <w:r w:rsidRPr="004573E7">
        <w:t>fine</w:t>
      </w:r>
      <w:r>
        <w:t xml:space="preserve"> </w:t>
      </w:r>
      <w:r w:rsidRPr="004573E7">
        <w:t>structural</w:t>
      </w:r>
      <w:r>
        <w:t xml:space="preserve"> </w:t>
      </w:r>
      <w:r w:rsidRPr="004573E7">
        <w:t>local</w:t>
      </w:r>
      <w:r>
        <w:t xml:space="preserve"> </w:t>
      </w:r>
      <w:r w:rsidRPr="004573E7">
        <w:t>sparse</w:t>
      </w:r>
      <w:r>
        <w:t xml:space="preserve"> </w:t>
      </w:r>
      <w:r w:rsidRPr="004573E7">
        <w:t>appearance</w:t>
      </w:r>
      <w:r>
        <w:t xml:space="preserve"> </w:t>
      </w:r>
      <w:r w:rsidRPr="004573E7">
        <w:t>models,</w:t>
      </w:r>
      <w:r>
        <w:t xml:space="preserve"> </w:t>
      </w:r>
      <w:r w:rsidRPr="004573E7">
        <w:t>IEEE</w:t>
      </w:r>
      <w:r>
        <w:t xml:space="preserve"> </w:t>
      </w:r>
      <w:r w:rsidRPr="004573E7">
        <w:t>Trans.</w:t>
      </w:r>
      <w:r>
        <w:t xml:space="preserve"> </w:t>
      </w:r>
      <w:r w:rsidRPr="004573E7">
        <w:t>Image</w:t>
      </w:r>
      <w:r>
        <w:t xml:space="preserve"> </w:t>
      </w:r>
      <w:r w:rsidRPr="004573E7">
        <w:t>Process.</w:t>
      </w:r>
      <w:r>
        <w:t xml:space="preserve"> </w:t>
      </w:r>
      <w:r w:rsidRPr="004573E7">
        <w:t>25</w:t>
      </w:r>
      <w:r>
        <w:t xml:space="preserve"> </w:t>
      </w:r>
      <w:r w:rsidRPr="004573E7">
        <w:t>(10)</w:t>
      </w:r>
      <w:r>
        <w:t xml:space="preserve"> </w:t>
      </w:r>
      <w:r w:rsidRPr="004573E7">
        <w:t>(2016)</w:t>
      </w:r>
      <w:r>
        <w:t xml:space="preserve"> </w:t>
      </w:r>
      <w:r w:rsidRPr="004573E7">
        <w:t>4555–4564.</w:t>
      </w:r>
    </w:p>
    <w:p w14:paraId="064B1176" w14:textId="77777777" w:rsidR="00853DC3" w:rsidRDefault="00853DC3" w:rsidP="00853DC3">
      <w:r>
        <w:rPr>
          <w:rFonts w:hint="eastAsia"/>
        </w:rPr>
        <w:t>[</w:t>
      </w:r>
      <w:r>
        <w:t xml:space="preserve">12] </w:t>
      </w:r>
      <w:r w:rsidRPr="004573E7">
        <w:t>H.</w:t>
      </w:r>
      <w:r>
        <w:t xml:space="preserve"> </w:t>
      </w:r>
      <w:r w:rsidRPr="004573E7">
        <w:t>Nam,</w:t>
      </w:r>
      <w:r>
        <w:t xml:space="preserve"> </w:t>
      </w:r>
      <w:r w:rsidRPr="004573E7">
        <w:t>B.</w:t>
      </w:r>
      <w:r>
        <w:t xml:space="preserve"> </w:t>
      </w:r>
      <w:r w:rsidRPr="004573E7">
        <w:t>Han,</w:t>
      </w:r>
      <w:r>
        <w:t xml:space="preserve"> </w:t>
      </w:r>
      <w:r w:rsidRPr="004573E7">
        <w:t>Learning</w:t>
      </w:r>
      <w:r>
        <w:t xml:space="preserve"> </w:t>
      </w:r>
      <w:r w:rsidRPr="004573E7">
        <w:t>multi-domain</w:t>
      </w:r>
      <w:r>
        <w:t xml:space="preserve"> </w:t>
      </w:r>
      <w:r w:rsidRPr="004573E7">
        <w:t>convolutional</w:t>
      </w:r>
      <w:r>
        <w:t xml:space="preserve"> </w:t>
      </w:r>
      <w:r w:rsidRPr="004573E7">
        <w:t>neural</w:t>
      </w:r>
      <w:r>
        <w:t xml:space="preserve"> </w:t>
      </w:r>
      <w:r w:rsidRPr="004573E7">
        <w:t>networks</w:t>
      </w:r>
      <w:r>
        <w:t xml:space="preserve"> </w:t>
      </w:r>
      <w:r w:rsidRPr="004573E7">
        <w:t>for</w:t>
      </w:r>
      <w:r>
        <w:t xml:space="preserve"> </w:t>
      </w:r>
      <w:r w:rsidRPr="004573E7">
        <w:t>visual</w:t>
      </w:r>
      <w:r>
        <w:t xml:space="preserve"> </w:t>
      </w:r>
      <w:r w:rsidRPr="004573E7">
        <w:t>tracking,</w:t>
      </w:r>
      <w:r>
        <w:t xml:space="preserve"> </w:t>
      </w:r>
      <w:r w:rsidRPr="004573E7">
        <w:t>in:</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4293–4302.</w:t>
      </w:r>
    </w:p>
    <w:p w14:paraId="08E99DE2" w14:textId="77777777" w:rsidR="00853DC3" w:rsidRDefault="00853DC3" w:rsidP="00853DC3">
      <w:r>
        <w:rPr>
          <w:rFonts w:hint="eastAsia"/>
        </w:rPr>
        <w:t>[</w:t>
      </w:r>
      <w:r>
        <w:t xml:space="preserve">13] </w:t>
      </w:r>
      <w:r w:rsidRPr="004573E7">
        <w:t>L.</w:t>
      </w:r>
      <w:r>
        <w:t xml:space="preserve"> </w:t>
      </w:r>
      <w:r w:rsidRPr="004573E7">
        <w:t>Wang,</w:t>
      </w:r>
      <w:r>
        <w:t xml:space="preserve"> </w:t>
      </w:r>
      <w:r w:rsidRPr="004573E7">
        <w:t>W.</w:t>
      </w:r>
      <w:r>
        <w:t xml:space="preserve"> </w:t>
      </w:r>
      <w:r w:rsidRPr="004573E7">
        <w:t>Ouyang,</w:t>
      </w:r>
      <w:r>
        <w:t xml:space="preserve"> </w:t>
      </w:r>
      <w:r w:rsidRPr="004573E7">
        <w:t>X.</w:t>
      </w:r>
      <w:r>
        <w:t xml:space="preserve"> </w:t>
      </w:r>
      <w:r w:rsidRPr="004573E7">
        <w:t>Wang,</w:t>
      </w:r>
      <w:r>
        <w:t xml:space="preserve"> </w:t>
      </w:r>
      <w:r w:rsidRPr="004573E7">
        <w:t>H.</w:t>
      </w:r>
      <w:r>
        <w:t xml:space="preserve"> </w:t>
      </w:r>
      <w:r w:rsidRPr="004573E7">
        <w:t>Lu,</w:t>
      </w:r>
      <w:r>
        <w:t xml:space="preserve"> </w:t>
      </w:r>
      <w:r w:rsidRPr="004573E7">
        <w:t>STCT:</w:t>
      </w:r>
      <w:r>
        <w:t xml:space="preserve"> </w:t>
      </w:r>
      <w:r w:rsidRPr="004573E7">
        <w:t>sequentially</w:t>
      </w:r>
      <w:r>
        <w:t xml:space="preserve"> </w:t>
      </w:r>
      <w:r w:rsidRPr="004573E7">
        <w:t>training</w:t>
      </w:r>
      <w:r>
        <w:t xml:space="preserve"> </w:t>
      </w:r>
      <w:r w:rsidRPr="004573E7">
        <w:t>convolutional</w:t>
      </w:r>
      <w:r>
        <w:t xml:space="preserve"> </w:t>
      </w:r>
      <w:r w:rsidRPr="004573E7">
        <w:t>networks</w:t>
      </w:r>
      <w:r>
        <w:t xml:space="preserve"> </w:t>
      </w:r>
      <w:r w:rsidRPr="004573E7">
        <w:t>for</w:t>
      </w:r>
      <w:r>
        <w:t xml:space="preserve"> </w:t>
      </w:r>
      <w:r w:rsidRPr="004573E7">
        <w:t>visual</w:t>
      </w:r>
      <w:r>
        <w:t xml:space="preserve"> </w:t>
      </w:r>
      <w:r w:rsidRPr="004573E7">
        <w:t>tracking,</w:t>
      </w:r>
      <w:r>
        <w:t xml:space="preserve"> </w:t>
      </w:r>
      <w:r w:rsidRPr="004573E7">
        <w:t>in:</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w:t>
      </w:r>
      <w:r>
        <w:t>o</w:t>
      </w:r>
      <w:r w:rsidRPr="004573E7">
        <w:t>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1373–1381.</w:t>
      </w:r>
    </w:p>
    <w:p w14:paraId="055A9B8E" w14:textId="77777777" w:rsidR="00853DC3" w:rsidRDefault="00853DC3" w:rsidP="00853DC3">
      <w:r>
        <w:rPr>
          <w:rFonts w:hint="eastAsia"/>
        </w:rPr>
        <w:t>[</w:t>
      </w:r>
      <w:r>
        <w:t xml:space="preserve">14] </w:t>
      </w:r>
      <w:r w:rsidRPr="004573E7">
        <w:t>L.</w:t>
      </w:r>
      <w:r>
        <w:t xml:space="preserve"> </w:t>
      </w:r>
      <w:proofErr w:type="spellStart"/>
      <w:r w:rsidRPr="004573E7">
        <w:t>Bertinetto</w:t>
      </w:r>
      <w:proofErr w:type="spellEnd"/>
      <w:r w:rsidRPr="004573E7">
        <w:t>,</w:t>
      </w:r>
      <w:r>
        <w:t xml:space="preserve"> </w:t>
      </w:r>
      <w:r w:rsidRPr="004573E7">
        <w:t>J.</w:t>
      </w:r>
      <w:r>
        <w:t xml:space="preserve"> </w:t>
      </w:r>
      <w:proofErr w:type="spellStart"/>
      <w:r w:rsidRPr="004573E7">
        <w:t>Valmadre</w:t>
      </w:r>
      <w:proofErr w:type="spellEnd"/>
      <w:r w:rsidRPr="004573E7">
        <w:t>,</w:t>
      </w:r>
      <w:r>
        <w:t xml:space="preserve"> </w:t>
      </w:r>
      <w:r w:rsidRPr="004573E7">
        <w:t>J.</w:t>
      </w:r>
      <w:r>
        <w:t xml:space="preserve"> </w:t>
      </w:r>
      <w:r w:rsidRPr="004573E7">
        <w:t>F.</w:t>
      </w:r>
      <w:r>
        <w:t xml:space="preserve"> </w:t>
      </w:r>
      <w:r w:rsidRPr="004573E7">
        <w:t>Henriques,</w:t>
      </w:r>
      <w:r>
        <w:t xml:space="preserve"> </w:t>
      </w:r>
      <w:r w:rsidRPr="004573E7">
        <w:t>A.</w:t>
      </w:r>
      <w:r>
        <w:t xml:space="preserve"> </w:t>
      </w:r>
      <w:proofErr w:type="spellStart"/>
      <w:r w:rsidRPr="004573E7">
        <w:t>Vedaldi</w:t>
      </w:r>
      <w:proofErr w:type="spellEnd"/>
      <w:r w:rsidRPr="004573E7">
        <w:t>,</w:t>
      </w:r>
      <w:r>
        <w:t xml:space="preserve"> </w:t>
      </w:r>
      <w:r w:rsidRPr="004573E7">
        <w:t>P.H.S.</w:t>
      </w:r>
      <w:r>
        <w:t xml:space="preserve"> </w:t>
      </w:r>
      <w:proofErr w:type="spellStart"/>
      <w:r w:rsidRPr="004573E7">
        <w:t>Torr</w:t>
      </w:r>
      <w:proofErr w:type="spellEnd"/>
      <w:r w:rsidRPr="004573E7">
        <w:t>,</w:t>
      </w:r>
      <w:r>
        <w:t xml:space="preserve"> </w:t>
      </w:r>
      <w:r w:rsidRPr="004573E7">
        <w:t>Fully-convolutional</w:t>
      </w:r>
      <w:r>
        <w:t xml:space="preserve"> Siamese </w:t>
      </w:r>
      <w:r w:rsidRPr="004573E7">
        <w:t>networks</w:t>
      </w:r>
      <w:r>
        <w:t xml:space="preserve"> </w:t>
      </w:r>
      <w:r w:rsidRPr="004573E7">
        <w:t>for</w:t>
      </w:r>
      <w:r>
        <w:t xml:space="preserve"> </w:t>
      </w:r>
      <w:r w:rsidRPr="004573E7">
        <w:t>object</w:t>
      </w:r>
      <w:r>
        <w:t xml:space="preserve"> </w:t>
      </w:r>
      <w:r w:rsidRPr="004573E7">
        <w:t>tracking,</w:t>
      </w:r>
      <w:r>
        <w:t xml:space="preserve"> </w:t>
      </w:r>
      <w:r w:rsidRPr="004573E7">
        <w:t>in:</w:t>
      </w:r>
      <w:r>
        <w:t xml:space="preserve"> </w:t>
      </w:r>
      <w:r w:rsidRPr="004573E7">
        <w:t>Proceedings</w:t>
      </w:r>
      <w:r>
        <w:t xml:space="preserve"> </w:t>
      </w:r>
      <w:r w:rsidRPr="004573E7">
        <w:t>of</w:t>
      </w:r>
      <w:r>
        <w:t xml:space="preserve"> </w:t>
      </w:r>
      <w:r w:rsidRPr="004573E7">
        <w:t>the</w:t>
      </w:r>
      <w:r>
        <w:t xml:space="preserve"> </w:t>
      </w:r>
      <w:r w:rsidRPr="004573E7">
        <w:t>European</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Workshops,</w:t>
      </w:r>
      <w:r>
        <w:t xml:space="preserve"> </w:t>
      </w:r>
      <w:r w:rsidRPr="004573E7">
        <w:t>2016,</w:t>
      </w:r>
      <w:r>
        <w:t xml:space="preserve"> </w:t>
      </w:r>
      <w:r w:rsidRPr="004573E7">
        <w:t>pp.</w:t>
      </w:r>
      <w:r>
        <w:t xml:space="preserve"> </w:t>
      </w:r>
      <w:r w:rsidRPr="004573E7">
        <w:t>850–865.</w:t>
      </w:r>
    </w:p>
    <w:p w14:paraId="000E4FC3" w14:textId="77777777" w:rsidR="00853DC3" w:rsidRPr="00E907D9" w:rsidRDefault="00853DC3" w:rsidP="00853DC3">
      <w:pPr>
        <w:rPr>
          <w:szCs w:val="24"/>
        </w:rPr>
      </w:pPr>
      <w:r>
        <w:rPr>
          <w:rFonts w:hint="eastAsia"/>
        </w:rPr>
        <w:t>[</w:t>
      </w:r>
      <w:r>
        <w:t>15]</w:t>
      </w:r>
      <w:r w:rsidRPr="00C371E5">
        <w:rPr>
          <w:szCs w:val="24"/>
        </w:rPr>
        <w:t xml:space="preserve"> </w:t>
      </w:r>
      <w:proofErr w:type="spellStart"/>
      <w:r w:rsidRPr="00E907D9">
        <w:rPr>
          <w:szCs w:val="24"/>
        </w:rPr>
        <w:t>Chaumette</w:t>
      </w:r>
      <w:proofErr w:type="spellEnd"/>
      <w:r w:rsidRPr="00E907D9">
        <w:rPr>
          <w:szCs w:val="24"/>
        </w:rPr>
        <w:t xml:space="preserve"> F, Hutchinson S. Visual servo control. I. basic approaches[J]. Robotics &amp; Automation Magazine, 2006, 13(4): 82-90.</w:t>
      </w:r>
    </w:p>
    <w:p w14:paraId="40168FA8" w14:textId="2973CFDD" w:rsidR="00853DC3" w:rsidRPr="0067750D" w:rsidRDefault="00853DC3" w:rsidP="00853DC3">
      <w:pPr>
        <w:rPr>
          <w:szCs w:val="24"/>
        </w:rPr>
      </w:pPr>
      <w:r>
        <w:t>[16]</w:t>
      </w:r>
      <w:r w:rsidRPr="00C371E5">
        <w:rPr>
          <w:szCs w:val="24"/>
        </w:rPr>
        <w:t xml:space="preserve"> </w:t>
      </w:r>
      <w:r w:rsidRPr="0067750D">
        <w:rPr>
          <w:szCs w:val="24"/>
        </w:rPr>
        <w:t>吕强</w:t>
      </w:r>
      <w:r w:rsidRPr="0067750D">
        <w:rPr>
          <w:szCs w:val="24"/>
        </w:rPr>
        <w:t>,</w:t>
      </w:r>
      <w:r w:rsidR="006A0891">
        <w:rPr>
          <w:szCs w:val="24"/>
        </w:rPr>
        <w:t xml:space="preserve"> </w:t>
      </w:r>
      <w:r w:rsidRPr="0067750D">
        <w:rPr>
          <w:szCs w:val="24"/>
        </w:rPr>
        <w:t>马建业</w:t>
      </w:r>
      <w:r w:rsidRPr="0067750D">
        <w:rPr>
          <w:szCs w:val="24"/>
        </w:rPr>
        <w:t>,</w:t>
      </w:r>
      <w:r w:rsidR="006A0891">
        <w:rPr>
          <w:szCs w:val="24"/>
        </w:rPr>
        <w:t xml:space="preserve"> </w:t>
      </w:r>
      <w:r w:rsidRPr="0067750D">
        <w:rPr>
          <w:szCs w:val="24"/>
        </w:rPr>
        <w:t>王国胜</w:t>
      </w:r>
      <w:r w:rsidRPr="0067750D">
        <w:rPr>
          <w:szCs w:val="24"/>
        </w:rPr>
        <w:t>,</w:t>
      </w:r>
      <w:r w:rsidR="006A0891">
        <w:rPr>
          <w:szCs w:val="24"/>
        </w:rPr>
        <w:t xml:space="preserve"> </w:t>
      </w:r>
      <w:r w:rsidRPr="0067750D">
        <w:rPr>
          <w:szCs w:val="24"/>
        </w:rPr>
        <w:t>林辉灿</w:t>
      </w:r>
      <w:r w:rsidRPr="0067750D">
        <w:rPr>
          <w:szCs w:val="24"/>
        </w:rPr>
        <w:t>,</w:t>
      </w:r>
      <w:r w:rsidR="006A0891">
        <w:rPr>
          <w:szCs w:val="24"/>
        </w:rPr>
        <w:t xml:space="preserve"> </w:t>
      </w:r>
      <w:proofErr w:type="gramStart"/>
      <w:r w:rsidRPr="0067750D">
        <w:rPr>
          <w:szCs w:val="24"/>
        </w:rPr>
        <w:t>梁冰</w:t>
      </w:r>
      <w:proofErr w:type="gramEnd"/>
      <w:r w:rsidRPr="0067750D">
        <w:rPr>
          <w:szCs w:val="24"/>
        </w:rPr>
        <w:t>.</w:t>
      </w:r>
      <w:r w:rsidR="006A0891">
        <w:rPr>
          <w:szCs w:val="24"/>
        </w:rPr>
        <w:t xml:space="preserve"> </w:t>
      </w:r>
      <w:r w:rsidRPr="0067750D">
        <w:rPr>
          <w:szCs w:val="24"/>
        </w:rPr>
        <w:t>基于视觉伺服的小型四旋翼无人机自主飞行控制研究进展</w:t>
      </w:r>
      <w:r w:rsidRPr="0067750D">
        <w:rPr>
          <w:szCs w:val="24"/>
        </w:rPr>
        <w:t>[</w:t>
      </w:r>
      <w:r w:rsidRPr="00E907D9">
        <w:rPr>
          <w:szCs w:val="24"/>
        </w:rPr>
        <w:t>J</w:t>
      </w:r>
      <w:r w:rsidRPr="0067750D">
        <w:rPr>
          <w:szCs w:val="24"/>
        </w:rPr>
        <w:t>].</w:t>
      </w:r>
      <w:r w:rsidR="006A0891">
        <w:rPr>
          <w:szCs w:val="24"/>
        </w:rPr>
        <w:t xml:space="preserve"> </w:t>
      </w:r>
      <w:r w:rsidRPr="0067750D">
        <w:rPr>
          <w:szCs w:val="24"/>
        </w:rPr>
        <w:t>科技导报</w:t>
      </w:r>
      <w:r w:rsidRPr="0067750D">
        <w:rPr>
          <w:szCs w:val="24"/>
        </w:rPr>
        <w:t>,</w:t>
      </w:r>
      <w:r w:rsidR="006A0891">
        <w:rPr>
          <w:szCs w:val="24"/>
        </w:rPr>
        <w:t xml:space="preserve"> </w:t>
      </w:r>
      <w:r w:rsidRPr="00E907D9">
        <w:rPr>
          <w:szCs w:val="24"/>
        </w:rPr>
        <w:t>2016,</w:t>
      </w:r>
      <w:r w:rsidR="006A0891">
        <w:rPr>
          <w:szCs w:val="24"/>
        </w:rPr>
        <w:t xml:space="preserve"> </w:t>
      </w:r>
      <w:r w:rsidRPr="00E907D9">
        <w:rPr>
          <w:szCs w:val="24"/>
        </w:rPr>
        <w:t>34(24):</w:t>
      </w:r>
      <w:r w:rsidR="006A0891">
        <w:rPr>
          <w:szCs w:val="24"/>
        </w:rPr>
        <w:t xml:space="preserve"> </w:t>
      </w:r>
      <w:r w:rsidRPr="00E907D9">
        <w:rPr>
          <w:szCs w:val="24"/>
        </w:rPr>
        <w:t>68-73</w:t>
      </w:r>
    </w:p>
    <w:p w14:paraId="3C91F321" w14:textId="77777777" w:rsidR="00853DC3" w:rsidRPr="00E907D9" w:rsidRDefault="00853DC3" w:rsidP="00853DC3">
      <w:pPr>
        <w:rPr>
          <w:szCs w:val="24"/>
        </w:rPr>
      </w:pPr>
      <w:r>
        <w:t>[17]</w:t>
      </w:r>
      <w:r w:rsidRPr="00AA663F">
        <w:t xml:space="preserve"> </w:t>
      </w:r>
      <w:r w:rsidRPr="00E907D9">
        <w:rPr>
          <w:szCs w:val="24"/>
        </w:rPr>
        <w:t xml:space="preserve">Xin M, </w:t>
      </w:r>
      <w:proofErr w:type="spellStart"/>
      <w:r w:rsidRPr="00E907D9">
        <w:rPr>
          <w:szCs w:val="24"/>
        </w:rPr>
        <w:t>Balakrishnan</w:t>
      </w:r>
      <w:proofErr w:type="spellEnd"/>
      <w:r w:rsidRPr="00E907D9">
        <w:rPr>
          <w:szCs w:val="24"/>
        </w:rPr>
        <w:t xml:space="preserve"> S, </w:t>
      </w:r>
      <w:proofErr w:type="spellStart"/>
      <w:r w:rsidRPr="00E907D9">
        <w:rPr>
          <w:szCs w:val="24"/>
        </w:rPr>
        <w:t>Ohlmeyer</w:t>
      </w:r>
      <w:proofErr w:type="spellEnd"/>
      <w:r w:rsidRPr="00E907D9">
        <w:rPr>
          <w:szCs w:val="24"/>
        </w:rPr>
        <w:t xml:space="preserve"> E. Guidance law design for missiles with Reduced seeker field-of-view[C].  AIAA Guidance, Navigation, and Control Conference and Exhibit. 2006: 6085.</w:t>
      </w:r>
    </w:p>
    <w:p w14:paraId="46290AF6" w14:textId="77777777" w:rsidR="00853DC3" w:rsidRDefault="00853DC3" w:rsidP="00853DC3">
      <w:pPr>
        <w:rPr>
          <w:szCs w:val="24"/>
        </w:rPr>
      </w:pPr>
      <w:r>
        <w:rPr>
          <w:rFonts w:hint="eastAsia"/>
        </w:rPr>
        <w:t>[</w:t>
      </w:r>
      <w:r>
        <w:t>18]</w:t>
      </w:r>
      <w:r w:rsidRPr="00C371E5">
        <w:rPr>
          <w:szCs w:val="24"/>
        </w:rPr>
        <w:t xml:space="preserve"> </w:t>
      </w:r>
      <w:r w:rsidRPr="00E907D9">
        <w:rPr>
          <w:szCs w:val="24"/>
        </w:rPr>
        <w:t xml:space="preserve">Sang D, </w:t>
      </w:r>
      <w:proofErr w:type="spellStart"/>
      <w:r w:rsidRPr="00E907D9">
        <w:rPr>
          <w:szCs w:val="24"/>
        </w:rPr>
        <w:t>Ryoo</w:t>
      </w:r>
      <w:proofErr w:type="spellEnd"/>
      <w:r w:rsidRPr="00E907D9">
        <w:rPr>
          <w:szCs w:val="24"/>
        </w:rPr>
        <w:t xml:space="preserve"> C K, Song K R, et al. A guidance law with a switching logic for maintaining seeker's lock-on for stationary targets[C]. AIAA Guidance, Navigation and Control Conference and Exhibit. 2008: 6497.</w:t>
      </w:r>
    </w:p>
    <w:p w14:paraId="2F964E45" w14:textId="77777777" w:rsidR="00853DC3" w:rsidRPr="00E907D9" w:rsidRDefault="00853DC3" w:rsidP="00853DC3">
      <w:pPr>
        <w:rPr>
          <w:szCs w:val="24"/>
        </w:rPr>
      </w:pPr>
      <w:r>
        <w:rPr>
          <w:rFonts w:hint="eastAsia"/>
          <w:szCs w:val="24"/>
        </w:rPr>
        <w:t>[</w:t>
      </w:r>
      <w:r>
        <w:rPr>
          <w:szCs w:val="24"/>
        </w:rPr>
        <w:t>19]</w:t>
      </w:r>
      <w:r w:rsidRPr="00C371E5">
        <w:rPr>
          <w:szCs w:val="24"/>
        </w:rPr>
        <w:t xml:space="preserve"> </w:t>
      </w:r>
      <w:r w:rsidRPr="00E907D9">
        <w:rPr>
          <w:szCs w:val="24"/>
        </w:rPr>
        <w:t xml:space="preserve">Park B G, Kim T H, </w:t>
      </w:r>
      <w:proofErr w:type="spellStart"/>
      <w:r w:rsidRPr="00E907D9">
        <w:rPr>
          <w:szCs w:val="24"/>
        </w:rPr>
        <w:t>Tahk</w:t>
      </w:r>
      <w:proofErr w:type="spellEnd"/>
      <w:r w:rsidRPr="00E907D9">
        <w:rPr>
          <w:szCs w:val="24"/>
        </w:rPr>
        <w:t xml:space="preserve"> M J. Optimal impact angle control guidance law considering the seeker’s field-of-view limits[J]. Proceedings of the Institution of Mechanical Engineers, Part G: Journal of Aerospace Engineering, 2013, 227(8): 1347-1364.</w:t>
      </w:r>
    </w:p>
    <w:p w14:paraId="34456ACF" w14:textId="4862C336" w:rsidR="00853DC3" w:rsidRDefault="00853DC3" w:rsidP="00853DC3">
      <w:pPr>
        <w:rPr>
          <w:szCs w:val="24"/>
        </w:rPr>
      </w:pPr>
      <w:r>
        <w:rPr>
          <w:rFonts w:hint="eastAsia"/>
        </w:rPr>
        <w:t>[</w:t>
      </w:r>
      <w:r>
        <w:t>20]</w:t>
      </w:r>
      <w:r w:rsidRPr="00C371E5">
        <w:rPr>
          <w:rFonts w:cs="Calibri" w:hint="eastAsia"/>
          <w:szCs w:val="24"/>
        </w:rPr>
        <w:t xml:space="preserve"> </w:t>
      </w:r>
      <w:r w:rsidRPr="0067750D">
        <w:rPr>
          <w:rFonts w:cs="Calibri" w:hint="eastAsia"/>
          <w:szCs w:val="24"/>
        </w:rPr>
        <w:t>全权</w:t>
      </w:r>
      <w:r w:rsidRPr="0067750D">
        <w:rPr>
          <w:rFonts w:cs="Calibri" w:hint="eastAsia"/>
          <w:szCs w:val="24"/>
        </w:rPr>
        <w:t>.</w:t>
      </w:r>
      <w:r>
        <w:rPr>
          <w:rFonts w:cs="Calibri"/>
          <w:szCs w:val="24"/>
        </w:rPr>
        <w:t xml:space="preserve"> </w:t>
      </w:r>
      <w:r w:rsidRPr="0067750D">
        <w:rPr>
          <w:rFonts w:cs="Calibri" w:hint="eastAsia"/>
          <w:szCs w:val="24"/>
        </w:rPr>
        <w:t>多旋翼飞行器设计与控制</w:t>
      </w:r>
      <w:r w:rsidRPr="0067750D">
        <w:rPr>
          <w:rFonts w:cs="Calibri" w:hint="eastAsia"/>
          <w:szCs w:val="24"/>
        </w:rPr>
        <w:t>[</w:t>
      </w:r>
      <w:r w:rsidRPr="00E907D9">
        <w:rPr>
          <w:szCs w:val="24"/>
        </w:rPr>
        <w:t>M</w:t>
      </w:r>
      <w:r w:rsidRPr="0067750D">
        <w:rPr>
          <w:rFonts w:cs="Calibri" w:hint="eastAsia"/>
          <w:szCs w:val="24"/>
        </w:rPr>
        <w:t>].</w:t>
      </w:r>
      <w:r w:rsidR="006A0891">
        <w:rPr>
          <w:rFonts w:cs="Calibri"/>
          <w:szCs w:val="24"/>
        </w:rPr>
        <w:t xml:space="preserve"> </w:t>
      </w:r>
      <w:r w:rsidRPr="0067750D">
        <w:rPr>
          <w:rFonts w:cs="Calibri" w:hint="eastAsia"/>
          <w:szCs w:val="24"/>
        </w:rPr>
        <w:t>电子工业出版社</w:t>
      </w:r>
      <w:r w:rsidRPr="0067750D">
        <w:rPr>
          <w:rFonts w:cs="Calibri" w:hint="eastAsia"/>
          <w:szCs w:val="24"/>
        </w:rPr>
        <w:t>:</w:t>
      </w:r>
      <w:r w:rsidR="006A0891">
        <w:rPr>
          <w:rFonts w:cs="Calibri"/>
          <w:szCs w:val="24"/>
        </w:rPr>
        <w:t xml:space="preserve"> </w:t>
      </w:r>
      <w:r w:rsidRPr="0067750D">
        <w:rPr>
          <w:rFonts w:cs="Calibri" w:hint="eastAsia"/>
          <w:szCs w:val="24"/>
        </w:rPr>
        <w:t>北京</w:t>
      </w:r>
      <w:r w:rsidRPr="0067750D">
        <w:rPr>
          <w:rFonts w:cs="Calibri" w:hint="eastAsia"/>
          <w:szCs w:val="24"/>
        </w:rPr>
        <w:t>,</w:t>
      </w:r>
      <w:r w:rsidR="006A0891">
        <w:rPr>
          <w:rFonts w:cs="Calibri"/>
          <w:szCs w:val="24"/>
        </w:rPr>
        <w:t xml:space="preserve"> </w:t>
      </w:r>
      <w:r w:rsidRPr="00E907D9">
        <w:rPr>
          <w:szCs w:val="24"/>
        </w:rPr>
        <w:t>2018:227.</w:t>
      </w:r>
    </w:p>
    <w:p w14:paraId="661F5473" w14:textId="77777777" w:rsidR="00853DC3" w:rsidRPr="00E907D9" w:rsidRDefault="00853DC3" w:rsidP="00853DC3">
      <w:pPr>
        <w:rPr>
          <w:szCs w:val="24"/>
        </w:rPr>
      </w:pPr>
      <w:r>
        <w:rPr>
          <w:rFonts w:hint="eastAsia"/>
          <w:szCs w:val="24"/>
        </w:rPr>
        <w:t>[</w:t>
      </w:r>
      <w:r>
        <w:rPr>
          <w:szCs w:val="24"/>
        </w:rPr>
        <w:t>21]</w:t>
      </w:r>
      <w:r w:rsidRPr="00C371E5">
        <w:rPr>
          <w:szCs w:val="24"/>
        </w:rPr>
        <w:t xml:space="preserve"> </w:t>
      </w:r>
      <w:proofErr w:type="spellStart"/>
      <w:r>
        <w:rPr>
          <w:szCs w:val="24"/>
        </w:rPr>
        <w:t>Chaumette</w:t>
      </w:r>
      <w:proofErr w:type="spellEnd"/>
      <w:r>
        <w:rPr>
          <w:szCs w:val="24"/>
        </w:rPr>
        <w:t xml:space="preserve"> F, </w:t>
      </w:r>
      <w:r w:rsidRPr="00E907D9">
        <w:rPr>
          <w:szCs w:val="24"/>
        </w:rPr>
        <w:t>Hutchinson S. Visual servo control. I. basic approaches[J]. Robotics &amp; Automation Magazine, 2006, 13(4): 82-90.</w:t>
      </w:r>
    </w:p>
    <w:p w14:paraId="5AF7A408" w14:textId="77777777" w:rsidR="00853DC3" w:rsidRDefault="00853DC3" w:rsidP="00853DC3">
      <w:pPr>
        <w:rPr>
          <w:sz w:val="22"/>
        </w:rPr>
      </w:pPr>
      <w:r>
        <w:lastRenderedPageBreak/>
        <w:t>[22]</w:t>
      </w:r>
      <w:r w:rsidRPr="00C371E5">
        <w:rPr>
          <w:sz w:val="22"/>
        </w:rPr>
        <w:t xml:space="preserve"> </w:t>
      </w:r>
      <w:r>
        <w:rPr>
          <w:sz w:val="22"/>
        </w:rPr>
        <w:t xml:space="preserve">P. Li, D. Wang, L. Wang, and H. Lu. Deep visual tracking: </w:t>
      </w:r>
      <w:r>
        <w:rPr>
          <w:rStyle w:val="highlight"/>
          <w:sz w:val="22"/>
        </w:rPr>
        <w:t>Review and experimental comparison</w:t>
      </w:r>
      <w:r>
        <w:rPr>
          <w:sz w:val="22"/>
        </w:rPr>
        <w:t>. Pattern Recognition, 76:323–338, 2018.</w:t>
      </w:r>
    </w:p>
    <w:p w14:paraId="695CA217" w14:textId="08875627" w:rsidR="00853DC3" w:rsidRDefault="00853DC3" w:rsidP="00853DC3">
      <w:pPr>
        <w:rPr>
          <w:sz w:val="22"/>
        </w:rPr>
      </w:pPr>
      <w:r>
        <w:rPr>
          <w:rFonts w:hint="eastAsia"/>
          <w:sz w:val="22"/>
        </w:rPr>
        <w:t>[</w:t>
      </w:r>
      <w:r>
        <w:rPr>
          <w:sz w:val="22"/>
        </w:rPr>
        <w:t>23]</w:t>
      </w:r>
      <w:r w:rsidRPr="008A472A">
        <w:rPr>
          <w:rFonts w:hint="eastAsia"/>
        </w:rPr>
        <w:t xml:space="preserve"> </w:t>
      </w:r>
      <w:r w:rsidRPr="008A472A">
        <w:rPr>
          <w:rFonts w:hint="eastAsia"/>
          <w:sz w:val="22"/>
        </w:rPr>
        <w:t>科普中国</w:t>
      </w:r>
      <w:r w:rsidRPr="008A472A">
        <w:rPr>
          <w:rFonts w:hint="eastAsia"/>
          <w:sz w:val="22"/>
        </w:rPr>
        <w:t>.VRML[EB/OL].</w:t>
      </w:r>
      <w:r w:rsidR="00D261C8">
        <w:rPr>
          <w:sz w:val="22"/>
        </w:rPr>
        <w:t xml:space="preserve"> </w:t>
      </w:r>
      <w:r w:rsidRPr="008A472A">
        <w:rPr>
          <w:rFonts w:hint="eastAsia"/>
          <w:sz w:val="22"/>
        </w:rPr>
        <w:t>https://baike.baidu.com/item/vrml/221543?fr=aladdin,2013-6-15.</w:t>
      </w:r>
    </w:p>
    <w:p w14:paraId="21C34EBC" w14:textId="77777777" w:rsidR="00853DC3" w:rsidRPr="00C371E5" w:rsidRDefault="00853DC3" w:rsidP="00853DC3"/>
    <w:p w14:paraId="5E11E93A" w14:textId="77777777" w:rsidR="009941B7" w:rsidRPr="00853DC3" w:rsidRDefault="009941B7" w:rsidP="00853DC3"/>
    <w:sectPr w:rsidR="009941B7" w:rsidRPr="00853DC3">
      <w:headerReference w:type="default" r:id="rId471"/>
      <w:footerReference w:type="even" r:id="rId472"/>
      <w:footerReference w:type="default" r:id="rId473"/>
      <w:pgSz w:w="11906" w:h="16838" w:code="9"/>
      <w:pgMar w:top="1701" w:right="1134" w:bottom="1418" w:left="1701" w:header="851" w:footer="992" w:gutter="0"/>
      <w:pgNumType w:start="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Quan" w:date="2019-05-21T06:46:00Z" w:initials="Q">
    <w:p w14:paraId="6DC5F3EB" w14:textId="7CAEAAFF" w:rsidR="006A3B74" w:rsidRDefault="006A3B74">
      <w:pPr>
        <w:pStyle w:val="ae"/>
        <w:rPr>
          <w:rFonts w:hint="eastAsia"/>
        </w:rPr>
      </w:pPr>
      <w:r>
        <w:rPr>
          <w:rStyle w:val="ad"/>
        </w:rPr>
        <w:annotationRef/>
      </w:r>
      <w:r>
        <w:rPr>
          <w:rFonts w:hint="eastAsia"/>
        </w:rPr>
        <w:t>纵向，</w:t>
      </w:r>
      <w:r>
        <w:t>全文改</w:t>
      </w:r>
    </w:p>
  </w:comment>
  <w:comment w:id="3" w:author="Quan" w:date="2019-05-21T06:47:00Z" w:initials="Q">
    <w:p w14:paraId="237199EF" w14:textId="77777777" w:rsidR="006A3B74" w:rsidRDefault="006A3B74">
      <w:pPr>
        <w:pStyle w:val="ae"/>
      </w:pPr>
      <w:r>
        <w:rPr>
          <w:rStyle w:val="ad"/>
        </w:rPr>
        <w:annotationRef/>
      </w:r>
      <w:r>
        <w:rPr>
          <w:rFonts w:hint="eastAsia"/>
        </w:rPr>
        <w:t>按</w:t>
      </w:r>
      <w:r>
        <w:t>本文的主要工作如下：</w:t>
      </w:r>
    </w:p>
    <w:p w14:paraId="089EAED6" w14:textId="77777777" w:rsidR="006A3B74" w:rsidRDefault="006A3B74">
      <w:pPr>
        <w:pStyle w:val="ae"/>
      </w:pPr>
      <w:r>
        <w:rPr>
          <w:rFonts w:hint="eastAsia"/>
        </w:rPr>
        <w:t>首先</w:t>
      </w:r>
    </w:p>
    <w:p w14:paraId="5F6C44F1" w14:textId="77777777" w:rsidR="006A3B74" w:rsidRDefault="006A3B74">
      <w:pPr>
        <w:pStyle w:val="ae"/>
      </w:pPr>
      <w:r>
        <w:rPr>
          <w:rFonts w:hint="eastAsia"/>
        </w:rPr>
        <w:t>其次</w:t>
      </w:r>
    </w:p>
    <w:p w14:paraId="58C495FB" w14:textId="77777777" w:rsidR="006A3B74" w:rsidRDefault="006A3B74">
      <w:pPr>
        <w:pStyle w:val="ae"/>
      </w:pPr>
      <w:r>
        <w:rPr>
          <w:rFonts w:hint="eastAsia"/>
        </w:rPr>
        <w:t>第三</w:t>
      </w:r>
    </w:p>
    <w:p w14:paraId="78A378A4" w14:textId="77777777" w:rsidR="006A3B74" w:rsidRDefault="006A3B74">
      <w:pPr>
        <w:pStyle w:val="ae"/>
      </w:pPr>
      <w:r>
        <w:rPr>
          <w:rFonts w:hint="eastAsia"/>
        </w:rPr>
        <w:t>最后</w:t>
      </w:r>
    </w:p>
    <w:p w14:paraId="44E16852" w14:textId="06EFBED1" w:rsidR="006A3B74" w:rsidRPr="006A3B74" w:rsidRDefault="006A3B74">
      <w:pPr>
        <w:pStyle w:val="ae"/>
        <w:rPr>
          <w:rFonts w:hint="eastAsia"/>
        </w:rPr>
      </w:pPr>
      <w:r>
        <w:rPr>
          <w:rFonts w:hint="eastAsia"/>
        </w:rPr>
        <w:t>这样</w:t>
      </w:r>
      <w:r>
        <w:t>有层次感</w:t>
      </w:r>
    </w:p>
  </w:comment>
  <w:comment w:id="10" w:author="Quan" w:date="2019-05-21T06:48:00Z" w:initials="Q">
    <w:p w14:paraId="36780688" w14:textId="12F28F6F" w:rsidR="006A3B74" w:rsidRDefault="006A3B74">
      <w:pPr>
        <w:pStyle w:val="ae"/>
      </w:pPr>
      <w:r>
        <w:rPr>
          <w:rStyle w:val="ad"/>
        </w:rPr>
        <w:annotationRef/>
      </w:r>
      <w:r>
        <w:rPr>
          <w:rFonts w:hint="eastAsia"/>
        </w:rPr>
        <w:t>Li</w:t>
      </w:r>
      <w:r>
        <w:t>？</w:t>
      </w:r>
    </w:p>
  </w:comment>
  <w:comment w:id="11" w:author="Quan" w:date="2019-05-21T06:49:00Z" w:initials="Q">
    <w:p w14:paraId="3A051E0F" w14:textId="715EE86F" w:rsidR="006A3B74" w:rsidRDefault="006A3B74">
      <w:pPr>
        <w:pStyle w:val="ae"/>
      </w:pPr>
      <w:r>
        <w:rPr>
          <w:rStyle w:val="ad"/>
        </w:rPr>
        <w:annotationRef/>
      </w:r>
    </w:p>
  </w:comment>
  <w:comment w:id="12" w:author="Quan" w:date="2019-05-21T06:52:00Z" w:initials="Q">
    <w:p w14:paraId="451655A7" w14:textId="765A6D31" w:rsidR="006A3B74" w:rsidRDefault="006A3B74">
      <w:pPr>
        <w:pStyle w:val="ae"/>
        <w:rPr>
          <w:rFonts w:hint="eastAsia"/>
        </w:rPr>
      </w:pPr>
      <w:r>
        <w:rPr>
          <w:rStyle w:val="ad"/>
        </w:rPr>
        <w:annotationRef/>
      </w:r>
      <w:r>
        <w:rPr>
          <w:rFonts w:hint="eastAsia"/>
        </w:rPr>
        <w:t>相应</w:t>
      </w:r>
      <w:r>
        <w:t>改</w:t>
      </w:r>
      <w:r>
        <w:rPr>
          <w:rFonts w:hint="eastAsia"/>
        </w:rPr>
        <w:t>成</w:t>
      </w:r>
      <w:r>
        <w:t>跟中文一致</w:t>
      </w:r>
    </w:p>
  </w:comment>
  <w:comment w:id="13" w:author="Quan" w:date="2019-05-21T06:48:00Z" w:initials="Q">
    <w:p w14:paraId="7E755FCD" w14:textId="27AAC91B" w:rsidR="006A3B74" w:rsidRDefault="006A3B74">
      <w:pPr>
        <w:pStyle w:val="ae"/>
      </w:pPr>
      <w:r>
        <w:rPr>
          <w:rStyle w:val="ad"/>
        </w:rPr>
        <w:annotationRef/>
      </w:r>
      <w:proofErr w:type="spellStart"/>
      <w:r>
        <w:t>M</w:t>
      </w:r>
      <w:r>
        <w:rPr>
          <w:rFonts w:hint="eastAsia"/>
        </w:rPr>
        <w:t>ulticopter</w:t>
      </w:r>
      <w:proofErr w:type="spellEnd"/>
    </w:p>
  </w:comment>
  <w:comment w:id="14" w:author="Quan" w:date="2019-05-21T06:49:00Z" w:initials="Q">
    <w:p w14:paraId="5DF1DD29" w14:textId="0D55C7A5" w:rsidR="006A3B74" w:rsidRDefault="006A3B74">
      <w:pPr>
        <w:pStyle w:val="ae"/>
        <w:rPr>
          <w:rFonts w:hint="eastAsia"/>
        </w:rPr>
      </w:pPr>
      <w:r>
        <w:rPr>
          <w:rStyle w:val="ad"/>
        </w:rPr>
        <w:annotationRef/>
      </w:r>
      <w:r>
        <w:t xml:space="preserve">Dissertation, </w:t>
      </w:r>
      <w:r>
        <w:rPr>
          <w:rFonts w:hint="eastAsia"/>
        </w:rPr>
        <w:t>相关</w:t>
      </w:r>
      <w:r>
        <w:t>问题都改</w:t>
      </w:r>
    </w:p>
  </w:comment>
  <w:comment w:id="61" w:author="Quan" w:date="2019-05-21T07:04:00Z" w:initials="Q">
    <w:p w14:paraId="3218805B" w14:textId="5E44AC41" w:rsidR="006C67D8" w:rsidRDefault="006C67D8">
      <w:pPr>
        <w:pStyle w:val="ae"/>
      </w:pPr>
      <w:r>
        <w:rPr>
          <w:rStyle w:val="ad"/>
        </w:rPr>
        <w:annotationRef/>
      </w:r>
      <w:r w:rsidRPr="006C67D8">
        <w:rPr>
          <w:rFonts w:hint="eastAsia"/>
        </w:rPr>
        <w:t>没有</w:t>
      </w:r>
      <w:r>
        <w:rPr>
          <w:rFonts w:hint="eastAsia"/>
        </w:rPr>
        <w:t>怎么</w:t>
      </w:r>
      <w:r>
        <w:t>看出</w:t>
      </w:r>
      <w:r w:rsidRPr="006C67D8">
        <w:rPr>
          <w:rFonts w:hint="eastAsia"/>
        </w:rPr>
        <w:t>将视觉和多旋翼模型结合，需要补充</w:t>
      </w:r>
    </w:p>
    <w:p w14:paraId="0B911242" w14:textId="5645D151" w:rsidR="006C67D8" w:rsidRPr="006C67D8" w:rsidRDefault="006C67D8">
      <w:pPr>
        <w:pStyle w:val="ae"/>
        <w:rPr>
          <w:rFonts w:hint="eastAsia"/>
        </w:rPr>
      </w:pPr>
      <w:r>
        <w:rPr>
          <w:rFonts w:hint="eastAsia"/>
        </w:rPr>
        <w:t>这些</w:t>
      </w:r>
      <w:r>
        <w:t>是控制那部分的基础，后续需要引用</w:t>
      </w:r>
      <w:bookmarkStart w:id="62" w:name="_GoBack"/>
      <w:bookmarkEnd w:id="62"/>
    </w:p>
  </w:comment>
  <w:comment w:id="63" w:author="Quan" w:date="2019-05-21T07:03:00Z" w:initials="Q">
    <w:p w14:paraId="415F9E1A" w14:textId="3B1209C0" w:rsidR="006C67D8" w:rsidRDefault="006C67D8">
      <w:pPr>
        <w:pStyle w:val="ae"/>
      </w:pPr>
      <w:r>
        <w:rPr>
          <w:rStyle w:val="ad"/>
        </w:rPr>
        <w:annotationRef/>
      </w:r>
      <w:r>
        <w:rPr>
          <w:rFonts w:hint="eastAsia"/>
        </w:rPr>
        <w:t>？</w:t>
      </w:r>
    </w:p>
  </w:comment>
  <w:comment w:id="66" w:author="Quan" w:date="2019-05-21T06:54:00Z" w:initials="Q">
    <w:p w14:paraId="79684E0F" w14:textId="4734BBA1" w:rsidR="006A3B74" w:rsidRDefault="006A3B74">
      <w:pPr>
        <w:pStyle w:val="ae"/>
        <w:rPr>
          <w:rFonts w:hint="eastAsia"/>
        </w:rPr>
      </w:pPr>
      <w:r>
        <w:rPr>
          <w:rStyle w:val="ad"/>
        </w:rPr>
        <w:annotationRef/>
      </w:r>
      <w:r>
        <w:rPr>
          <w:rFonts w:hint="eastAsia"/>
        </w:rPr>
        <w:t>这章太短</w:t>
      </w:r>
      <w:r>
        <w:t>了，需要分析该算法的性能</w:t>
      </w:r>
      <w:r w:rsidR="006C67D8">
        <w:rPr>
          <w:rFonts w:hint="eastAsia"/>
        </w:rPr>
        <w:t>（比如</w:t>
      </w:r>
      <w:r w:rsidR="006C67D8">
        <w:t>计算</w:t>
      </w:r>
      <w:r w:rsidR="006C67D8">
        <w:rPr>
          <w:rFonts w:hint="eastAsia"/>
        </w:rPr>
        <w:t>量</w:t>
      </w:r>
      <w:r w:rsidR="006C67D8">
        <w:t>，跟踪效果等等</w:t>
      </w:r>
      <w:r w:rsidR="006C67D8">
        <w:rPr>
          <w:rFonts w:hint="eastAsia"/>
        </w:rPr>
        <w:t>），多些</w:t>
      </w:r>
      <w:r w:rsidR="006C67D8">
        <w:t>仿真实验，至少</w:t>
      </w:r>
      <w:r w:rsidR="006C67D8">
        <w:rPr>
          <w:rFonts w:hint="eastAsia"/>
        </w:rPr>
        <w:t>10</w:t>
      </w:r>
      <w:r w:rsidR="006C67D8">
        <w:rPr>
          <w:rFonts w:hint="eastAsia"/>
        </w:rPr>
        <w:t>页</w:t>
      </w:r>
      <w:r w:rsidR="006C67D8">
        <w:t>。</w:t>
      </w:r>
      <w:r w:rsidR="006C67D8">
        <w:rPr>
          <w:rFonts w:hint="eastAsia"/>
        </w:rPr>
        <w:t>也可以多</w:t>
      </w:r>
      <w:r w:rsidR="006C67D8">
        <w:t>几种算法</w:t>
      </w:r>
      <w:r w:rsidR="006C67D8">
        <w:rPr>
          <w:rFonts w:hint="eastAsia"/>
        </w:rPr>
        <w:t>比较</w:t>
      </w:r>
      <w:r w:rsidR="006C67D8">
        <w:t>，最终选取一种算法</w:t>
      </w:r>
    </w:p>
  </w:comment>
  <w:comment w:id="73" w:author="Quan" w:date="2019-05-21T06:57:00Z" w:initials="Q">
    <w:p w14:paraId="1B5FDBF9" w14:textId="016FBA2B" w:rsidR="006C67D8" w:rsidRDefault="006C67D8">
      <w:pPr>
        <w:pStyle w:val="ae"/>
        <w:rPr>
          <w:rFonts w:hint="eastAsia"/>
        </w:rPr>
      </w:pPr>
      <w:r>
        <w:rPr>
          <w:rStyle w:val="ad"/>
        </w:rPr>
        <w:annotationRef/>
      </w:r>
      <w:r>
        <w:rPr>
          <w:rFonts w:hint="eastAsia"/>
        </w:rPr>
        <w:t>基于</w:t>
      </w:r>
      <w:r>
        <w:t>视觉的</w:t>
      </w:r>
      <w:r>
        <w:rPr>
          <w:rFonts w:hint="eastAsia"/>
        </w:rPr>
        <w:t>追踪</w:t>
      </w:r>
      <w:r>
        <w:t>打击</w:t>
      </w:r>
    </w:p>
  </w:comment>
  <w:comment w:id="76" w:author="Quan" w:date="2019-05-21T06:58:00Z" w:initials="Q">
    <w:p w14:paraId="3645A245" w14:textId="52D1F61D" w:rsidR="006C67D8" w:rsidRDefault="006C67D8">
      <w:pPr>
        <w:pStyle w:val="ae"/>
        <w:rPr>
          <w:rFonts w:hint="eastAsia"/>
        </w:rPr>
      </w:pPr>
      <w:r>
        <w:rPr>
          <w:rStyle w:val="ad"/>
        </w:rPr>
        <w:annotationRef/>
      </w:r>
      <w:r>
        <w:rPr>
          <w:rFonts w:hint="eastAsia"/>
        </w:rPr>
        <w:t>实际</w:t>
      </w:r>
      <w:r>
        <w:t>有个假设，飞行器中心和摄像机中心重合在哪？</w:t>
      </w:r>
    </w:p>
  </w:comment>
  <w:comment w:id="77" w:author="Quan" w:date="2019-05-21T06:59:00Z" w:initials="Q">
    <w:p w14:paraId="5BDB91B9" w14:textId="67633A47" w:rsidR="006C67D8" w:rsidRDefault="006C67D8">
      <w:pPr>
        <w:pStyle w:val="ae"/>
      </w:pPr>
      <w:r>
        <w:rPr>
          <w:rStyle w:val="ad"/>
        </w:rPr>
        <w:annotationRef/>
      </w:r>
      <w:r>
        <w:rPr>
          <w:rFonts w:hint="eastAsia"/>
        </w:rPr>
        <w:t>？</w:t>
      </w:r>
    </w:p>
  </w:comment>
  <w:comment w:id="78" w:author="Quan" w:date="2019-05-21T06:59:00Z" w:initials="Q">
    <w:p w14:paraId="64BFB11F" w14:textId="3E17D232" w:rsidR="006C67D8" w:rsidRDefault="006C67D8">
      <w:pPr>
        <w:pStyle w:val="ae"/>
      </w:pPr>
      <w:r>
        <w:rPr>
          <w:rStyle w:val="ad"/>
        </w:rPr>
        <w:annotationRef/>
      </w:r>
      <w:r>
        <w:rPr>
          <w:rFonts w:hint="eastAsia"/>
        </w:rPr>
        <w:t>？</w:t>
      </w:r>
    </w:p>
  </w:comment>
  <w:comment w:id="97" w:author="Quan" w:date="2019-05-21T07:01:00Z" w:initials="Q">
    <w:p w14:paraId="32E7A467" w14:textId="460C178A" w:rsidR="006C67D8" w:rsidRDefault="006C67D8">
      <w:pPr>
        <w:pStyle w:val="ae"/>
        <w:rPr>
          <w:rFonts w:hint="eastAsia"/>
        </w:rPr>
      </w:pPr>
      <w:r>
        <w:rPr>
          <w:rStyle w:val="ad"/>
        </w:rPr>
        <w:annotationRef/>
      </w:r>
      <w:r>
        <w:rPr>
          <w:rFonts w:hint="eastAsia"/>
        </w:rPr>
        <w:t>补充</w:t>
      </w:r>
      <w:r>
        <w:t>视觉的</w:t>
      </w:r>
      <w:r>
        <w:rPr>
          <w:rFonts w:hint="eastAsia"/>
        </w:rPr>
        <w:t>类似</w:t>
      </w:r>
      <w:r>
        <w:rPr>
          <w:rFonts w:hint="eastAsia"/>
        </w:rPr>
        <w:t>9</w:t>
      </w:r>
      <w:r>
        <w:rPr>
          <w:rFonts w:hint="eastAsia"/>
        </w:rPr>
        <w:t>宫格</w:t>
      </w:r>
      <w:r>
        <w:t>图，显示整个过程飞行器是否看到目标</w:t>
      </w:r>
    </w:p>
  </w:comment>
  <w:comment w:id="98" w:author="Quan" w:date="2019-05-21T07:02:00Z" w:initials="Q">
    <w:p w14:paraId="1783519F" w14:textId="760459EC" w:rsidR="006C67D8" w:rsidRDefault="006C67D8">
      <w:pPr>
        <w:pStyle w:val="ae"/>
      </w:pPr>
      <w:r>
        <w:rPr>
          <w:rStyle w:val="ad"/>
        </w:rPr>
        <w:annotationRef/>
      </w:r>
      <w:r>
        <w:rPr>
          <w:rFonts w:hint="eastAsia"/>
        </w:rPr>
        <w:t>补充</w:t>
      </w:r>
      <w:r>
        <w:t>视觉的</w:t>
      </w:r>
      <w:r>
        <w:rPr>
          <w:rFonts w:hint="eastAsia"/>
        </w:rPr>
        <w:t>类似</w:t>
      </w:r>
      <w:r>
        <w:rPr>
          <w:rFonts w:hint="eastAsia"/>
        </w:rPr>
        <w:t>9</w:t>
      </w:r>
      <w:r>
        <w:rPr>
          <w:rFonts w:hint="eastAsia"/>
        </w:rPr>
        <w:t>宫格</w:t>
      </w:r>
      <w:r>
        <w:t>图，显示整个过程飞行器是否看到目标</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C5F3EB" w15:done="0"/>
  <w15:commentEx w15:paraId="44E16852" w15:done="0"/>
  <w15:commentEx w15:paraId="36780688" w15:done="0"/>
  <w15:commentEx w15:paraId="3A051E0F" w15:done="0"/>
  <w15:commentEx w15:paraId="451655A7" w15:done="0"/>
  <w15:commentEx w15:paraId="7E755FCD" w15:done="0"/>
  <w15:commentEx w15:paraId="5DF1DD29" w15:done="0"/>
  <w15:commentEx w15:paraId="0B911242" w15:done="0"/>
  <w15:commentEx w15:paraId="415F9E1A" w15:done="0"/>
  <w15:commentEx w15:paraId="79684E0F" w15:done="0"/>
  <w15:commentEx w15:paraId="1B5FDBF9" w15:done="0"/>
  <w15:commentEx w15:paraId="3645A245" w15:done="0"/>
  <w15:commentEx w15:paraId="5BDB91B9" w15:done="0"/>
  <w15:commentEx w15:paraId="64BFB11F" w15:done="0"/>
  <w15:commentEx w15:paraId="32E7A467" w15:done="0"/>
  <w15:commentEx w15:paraId="178351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5E096D" w14:textId="77777777" w:rsidR="00FE608E" w:rsidRDefault="00FE608E" w:rsidP="00B34357">
      <w:pPr>
        <w:spacing w:line="240" w:lineRule="auto"/>
      </w:pPr>
      <w:r>
        <w:separator/>
      </w:r>
    </w:p>
  </w:endnote>
  <w:endnote w:type="continuationSeparator" w:id="0">
    <w:p w14:paraId="43032926" w14:textId="77777777" w:rsidR="00FE608E" w:rsidRDefault="00FE608E" w:rsidP="00B343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等线 Light">
    <w:altName w:val="Arial Unicode MS"/>
    <w:charset w:val="86"/>
    <w:family w:val="auto"/>
    <w:pitch w:val="variable"/>
    <w:sig w:usb0="00000000"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mti12">
    <w:panose1 w:val="020B0500000000000000"/>
    <w:charset w:val="00"/>
    <w:family w:val="swiss"/>
    <w:pitch w:val="variable"/>
    <w:sig w:usb0="00000003" w:usb1="00000000" w:usb2="00000000" w:usb3="00000000" w:csb0="00000001" w:csb1="00000000"/>
  </w:font>
  <w:font w:name="cmr12">
    <w:panose1 w:val="020B05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1C3F0" w14:textId="77777777" w:rsidR="006A3B74" w:rsidRDefault="006A3B74">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13</w:t>
    </w:r>
    <w:r>
      <w:rPr>
        <w:rStyle w:val="a6"/>
      </w:rPr>
      <w:fldChar w:fldCharType="end"/>
    </w:r>
  </w:p>
  <w:p w14:paraId="20B69EBD" w14:textId="77777777" w:rsidR="006A3B74" w:rsidRDefault="006A3B74">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95AED" w14:textId="77777777" w:rsidR="006A3B74" w:rsidRDefault="006A3B74">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FE5C3A" w14:textId="77777777" w:rsidR="00FE608E" w:rsidRDefault="00FE608E" w:rsidP="00B34357">
      <w:pPr>
        <w:spacing w:line="240" w:lineRule="auto"/>
      </w:pPr>
      <w:r>
        <w:separator/>
      </w:r>
    </w:p>
  </w:footnote>
  <w:footnote w:type="continuationSeparator" w:id="0">
    <w:p w14:paraId="061AAC8A" w14:textId="77777777" w:rsidR="00FE608E" w:rsidRDefault="00FE608E" w:rsidP="00B3435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13D77" w14:textId="431DC7D0" w:rsidR="006A3B74" w:rsidRDefault="006A3B74">
    <w:pPr>
      <w:pStyle w:val="a3"/>
      <w:pBdr>
        <w:bottom w:val="single" w:sz="6" w:space="12" w:color="auto"/>
      </w:pBdr>
      <w:jc w:val="both"/>
      <w:rPr>
        <w:rFonts w:eastAsia="黑体"/>
        <w:szCs w:val="28"/>
      </w:rPr>
    </w:pPr>
    <w:r>
      <w:rPr>
        <w:rFonts w:ascii="黑体" w:eastAsia="黑体"/>
        <w:noProof/>
        <w:sz w:val="28"/>
        <w:szCs w:val="28"/>
      </w:rPr>
      <w:drawing>
        <wp:anchor distT="0" distB="0" distL="114300" distR="114300" simplePos="0" relativeHeight="251659264" behindDoc="0" locked="0" layoutInCell="1" allowOverlap="1" wp14:anchorId="2551A2DA" wp14:editId="4FFD4A72">
          <wp:simplePos x="0" y="0"/>
          <wp:positionH relativeFrom="column">
            <wp:posOffset>121920</wp:posOffset>
          </wp:positionH>
          <wp:positionV relativeFrom="paragraph">
            <wp:posOffset>32385</wp:posOffset>
          </wp:positionV>
          <wp:extent cx="457200" cy="45720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ascii="黑体" w:eastAsia="黑体" w:hint="eastAsia"/>
        <w:sz w:val="28"/>
        <w:szCs w:val="28"/>
      </w:rPr>
      <w:t xml:space="preserve">      </w:t>
    </w:r>
  </w:p>
  <w:p w14:paraId="26FFE7E2" w14:textId="46032532" w:rsidR="006A3B74" w:rsidRDefault="006A3B74">
    <w:pPr>
      <w:pStyle w:val="a3"/>
      <w:pBdr>
        <w:bottom w:val="single" w:sz="6" w:space="12" w:color="auto"/>
      </w:pBdr>
      <w:ind w:firstLineChars="400" w:firstLine="1360"/>
      <w:jc w:val="left"/>
      <w:rPr>
        <w:rFonts w:ascii="宋体" w:hAnsi="宋体"/>
      </w:rPr>
    </w:pPr>
    <w:r>
      <w:rPr>
        <w:rFonts w:eastAsia="黑体" w:hint="eastAsia"/>
        <w:spacing w:val="20"/>
        <w:sz w:val="30"/>
        <w:szCs w:val="28"/>
      </w:rPr>
      <w:t xml:space="preserve">  </w:t>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6C67D8" w:rsidRPr="006C67D8">
      <w:rPr>
        <w:rFonts w:ascii="宋体" w:hAnsi="宋体"/>
        <w:noProof/>
        <w:szCs w:val="21"/>
        <w:lang w:val="zh-CN"/>
      </w:rPr>
      <w:t>30</w:t>
    </w:r>
    <w:r>
      <w:rPr>
        <w:rFonts w:ascii="宋体" w:hAnsi="宋体"/>
        <w:sz w:val="21"/>
        <w:szCs w:val="21"/>
      </w:rPr>
      <w:fldChar w:fldCharType="end"/>
    </w:r>
    <w:r>
      <w:rPr>
        <w:rFonts w:ascii="宋体" w:hAnsi="宋体" w:hint="eastAsia"/>
        <w:sz w:val="21"/>
        <w:szCs w:val="21"/>
      </w:rPr>
      <w:t xml:space="preserve"> 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F6F89"/>
    <w:multiLevelType w:val="hybridMultilevel"/>
    <w:tmpl w:val="24AE8934"/>
    <w:lvl w:ilvl="0" w:tplc="EF926D62">
      <w:start w:val="1"/>
      <w:numFmt w:val="decimal"/>
      <w:lvlText w:val="[%1]"/>
      <w:lvlJc w:val="left"/>
      <w:pPr>
        <w:tabs>
          <w:tab w:val="num" w:pos="0"/>
        </w:tabs>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3055F1"/>
    <w:multiLevelType w:val="hybridMultilevel"/>
    <w:tmpl w:val="F8C401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BD6C54"/>
    <w:multiLevelType w:val="hybridMultilevel"/>
    <w:tmpl w:val="E69C983C"/>
    <w:lvl w:ilvl="0" w:tplc="AF34DE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F40B28"/>
    <w:multiLevelType w:val="hybridMultilevel"/>
    <w:tmpl w:val="FCB8D78C"/>
    <w:lvl w:ilvl="0" w:tplc="9C76C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99866DE"/>
    <w:multiLevelType w:val="hybridMultilevel"/>
    <w:tmpl w:val="842C01D2"/>
    <w:lvl w:ilvl="0" w:tplc="DFAA2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8431C76"/>
    <w:multiLevelType w:val="multilevel"/>
    <w:tmpl w:val="152A32DA"/>
    <w:lvl w:ilvl="0">
      <w:start w:val="1"/>
      <w:numFmt w:val="decimal"/>
      <w:lvlText w:val="%1"/>
      <w:lvlJc w:val="left"/>
      <w:pPr>
        <w:ind w:left="425" w:hanging="425"/>
      </w:pPr>
      <w:rPr>
        <w:rFonts w:hint="default"/>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3C2B0B6D"/>
    <w:multiLevelType w:val="hybridMultilevel"/>
    <w:tmpl w:val="623E7B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E643F60"/>
    <w:multiLevelType w:val="hybridMultilevel"/>
    <w:tmpl w:val="FEE8D430"/>
    <w:lvl w:ilvl="0" w:tplc="ED30F0F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9947E38"/>
    <w:multiLevelType w:val="hybridMultilevel"/>
    <w:tmpl w:val="AEFA5A48"/>
    <w:lvl w:ilvl="0" w:tplc="DF6AA1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3F80661"/>
    <w:multiLevelType w:val="hybridMultilevel"/>
    <w:tmpl w:val="CB0885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54811E60"/>
    <w:multiLevelType w:val="hybridMultilevel"/>
    <w:tmpl w:val="21ECA5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3D523FF"/>
    <w:multiLevelType w:val="hybridMultilevel"/>
    <w:tmpl w:val="D87A5422"/>
    <w:lvl w:ilvl="0" w:tplc="053C374C">
      <w:start w:val="1"/>
      <w:numFmt w:val="japaneseCounting"/>
      <w:lvlText w:val="第%1、"/>
      <w:lvlJc w:val="left"/>
      <w:pPr>
        <w:ind w:left="1140" w:hanging="7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49445AB"/>
    <w:multiLevelType w:val="hybridMultilevel"/>
    <w:tmpl w:val="1E32C0C6"/>
    <w:lvl w:ilvl="0" w:tplc="2FD2D6B2">
      <w:start w:val="1"/>
      <w:numFmt w:val="lowerRoman"/>
      <w:lvlText w:val="%1)"/>
      <w:lvlJc w:val="left"/>
      <w:pPr>
        <w:ind w:left="1310" w:hanging="75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3">
    <w:nsid w:val="795A4A46"/>
    <w:multiLevelType w:val="hybridMultilevel"/>
    <w:tmpl w:val="9182B498"/>
    <w:lvl w:ilvl="0" w:tplc="4BB82E9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7E91472A"/>
    <w:multiLevelType w:val="hybridMultilevel"/>
    <w:tmpl w:val="A5D8EE96"/>
    <w:lvl w:ilvl="0" w:tplc="7B8ACD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10"/>
  </w:num>
  <w:num w:numId="4">
    <w:abstractNumId w:val="13"/>
  </w:num>
  <w:num w:numId="5">
    <w:abstractNumId w:val="5"/>
  </w:num>
  <w:num w:numId="6">
    <w:abstractNumId w:val="9"/>
  </w:num>
  <w:num w:numId="7">
    <w:abstractNumId w:val="7"/>
  </w:num>
  <w:num w:numId="8">
    <w:abstractNumId w:val="3"/>
  </w:num>
  <w:num w:numId="9">
    <w:abstractNumId w:val="8"/>
  </w:num>
  <w:num w:numId="10">
    <w:abstractNumId w:val="14"/>
  </w:num>
  <w:num w:numId="11">
    <w:abstractNumId w:val="2"/>
  </w:num>
  <w:num w:numId="12">
    <w:abstractNumId w:val="12"/>
  </w:num>
  <w:num w:numId="13">
    <w:abstractNumId w:val="11"/>
  </w:num>
  <w:num w:numId="14">
    <w:abstractNumId w:val="6"/>
  </w:num>
  <w:num w:numId="1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uan">
    <w15:presenceInfo w15:providerId="None" w15:userId="Qu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IwM7U0sLS0NDEAAiUdpeDU4uLM/DyQAsNaAL15a9EsAAAA"/>
  </w:docVars>
  <w:rsids>
    <w:rsidRoot w:val="002C1256"/>
    <w:rsid w:val="00000C07"/>
    <w:rsid w:val="00011793"/>
    <w:rsid w:val="00012074"/>
    <w:rsid w:val="00021CFF"/>
    <w:rsid w:val="000264ED"/>
    <w:rsid w:val="00043C9A"/>
    <w:rsid w:val="00054845"/>
    <w:rsid w:val="000616A4"/>
    <w:rsid w:val="000632C2"/>
    <w:rsid w:val="000647EE"/>
    <w:rsid w:val="00064E3A"/>
    <w:rsid w:val="00067929"/>
    <w:rsid w:val="00075B2A"/>
    <w:rsid w:val="00091871"/>
    <w:rsid w:val="000B374F"/>
    <w:rsid w:val="000C2A7A"/>
    <w:rsid w:val="000D4B74"/>
    <w:rsid w:val="000D653C"/>
    <w:rsid w:val="000E39AF"/>
    <w:rsid w:val="000F1714"/>
    <w:rsid w:val="00111782"/>
    <w:rsid w:val="0011278B"/>
    <w:rsid w:val="0012700A"/>
    <w:rsid w:val="0013364C"/>
    <w:rsid w:val="001341F5"/>
    <w:rsid w:val="00134FDF"/>
    <w:rsid w:val="001473EC"/>
    <w:rsid w:val="001543EE"/>
    <w:rsid w:val="00157599"/>
    <w:rsid w:val="00180828"/>
    <w:rsid w:val="0018197A"/>
    <w:rsid w:val="001839C8"/>
    <w:rsid w:val="0019005E"/>
    <w:rsid w:val="001911D9"/>
    <w:rsid w:val="001917AD"/>
    <w:rsid w:val="001B66A5"/>
    <w:rsid w:val="001C6B14"/>
    <w:rsid w:val="001D2CE8"/>
    <w:rsid w:val="002065DA"/>
    <w:rsid w:val="002100D0"/>
    <w:rsid w:val="002210AF"/>
    <w:rsid w:val="00221C6D"/>
    <w:rsid w:val="0023290D"/>
    <w:rsid w:val="00236A7C"/>
    <w:rsid w:val="00270781"/>
    <w:rsid w:val="00285576"/>
    <w:rsid w:val="0029002D"/>
    <w:rsid w:val="00296D69"/>
    <w:rsid w:val="002A0115"/>
    <w:rsid w:val="002A3A03"/>
    <w:rsid w:val="002A65EE"/>
    <w:rsid w:val="002B6A8B"/>
    <w:rsid w:val="002C006A"/>
    <w:rsid w:val="002C1256"/>
    <w:rsid w:val="002C184A"/>
    <w:rsid w:val="002D5694"/>
    <w:rsid w:val="002E1277"/>
    <w:rsid w:val="002E28DD"/>
    <w:rsid w:val="002F0B67"/>
    <w:rsid w:val="002F1C37"/>
    <w:rsid w:val="002F60A7"/>
    <w:rsid w:val="00322045"/>
    <w:rsid w:val="00325B92"/>
    <w:rsid w:val="00360C12"/>
    <w:rsid w:val="00366440"/>
    <w:rsid w:val="00375168"/>
    <w:rsid w:val="0037585D"/>
    <w:rsid w:val="003769AD"/>
    <w:rsid w:val="00380860"/>
    <w:rsid w:val="003836E8"/>
    <w:rsid w:val="00384411"/>
    <w:rsid w:val="00387D8A"/>
    <w:rsid w:val="003966B7"/>
    <w:rsid w:val="003A6557"/>
    <w:rsid w:val="003A6576"/>
    <w:rsid w:val="003B345F"/>
    <w:rsid w:val="003B5D6D"/>
    <w:rsid w:val="003C1B90"/>
    <w:rsid w:val="003C2BEE"/>
    <w:rsid w:val="003E1DF5"/>
    <w:rsid w:val="003E3404"/>
    <w:rsid w:val="003E4758"/>
    <w:rsid w:val="003E5E6B"/>
    <w:rsid w:val="003F0209"/>
    <w:rsid w:val="003F2FAE"/>
    <w:rsid w:val="004208E3"/>
    <w:rsid w:val="004211B7"/>
    <w:rsid w:val="004215DB"/>
    <w:rsid w:val="00423B45"/>
    <w:rsid w:val="00424266"/>
    <w:rsid w:val="00426751"/>
    <w:rsid w:val="004319DC"/>
    <w:rsid w:val="004351DE"/>
    <w:rsid w:val="00440F52"/>
    <w:rsid w:val="00446E34"/>
    <w:rsid w:val="00453B58"/>
    <w:rsid w:val="0046442A"/>
    <w:rsid w:val="004663CE"/>
    <w:rsid w:val="00466CCC"/>
    <w:rsid w:val="00474B49"/>
    <w:rsid w:val="00482117"/>
    <w:rsid w:val="004A23C7"/>
    <w:rsid w:val="004A75A5"/>
    <w:rsid w:val="004B5169"/>
    <w:rsid w:val="004D1332"/>
    <w:rsid w:val="004D1AFB"/>
    <w:rsid w:val="004E0ED0"/>
    <w:rsid w:val="004E28CF"/>
    <w:rsid w:val="004E4266"/>
    <w:rsid w:val="004F429D"/>
    <w:rsid w:val="005011A3"/>
    <w:rsid w:val="0050607D"/>
    <w:rsid w:val="00506DB0"/>
    <w:rsid w:val="005079C6"/>
    <w:rsid w:val="00510154"/>
    <w:rsid w:val="005102E9"/>
    <w:rsid w:val="00511EBB"/>
    <w:rsid w:val="00512803"/>
    <w:rsid w:val="00514775"/>
    <w:rsid w:val="0052302D"/>
    <w:rsid w:val="00525D72"/>
    <w:rsid w:val="005454FD"/>
    <w:rsid w:val="005629A3"/>
    <w:rsid w:val="00566373"/>
    <w:rsid w:val="00577AF2"/>
    <w:rsid w:val="00580607"/>
    <w:rsid w:val="005809CF"/>
    <w:rsid w:val="0058768C"/>
    <w:rsid w:val="0059329D"/>
    <w:rsid w:val="005947A5"/>
    <w:rsid w:val="00597B35"/>
    <w:rsid w:val="00597F20"/>
    <w:rsid w:val="005A0699"/>
    <w:rsid w:val="005A2C3F"/>
    <w:rsid w:val="005A5FE8"/>
    <w:rsid w:val="005B2C45"/>
    <w:rsid w:val="005B513C"/>
    <w:rsid w:val="005B5593"/>
    <w:rsid w:val="005C3826"/>
    <w:rsid w:val="005D1FA3"/>
    <w:rsid w:val="005D2E9D"/>
    <w:rsid w:val="005D2FBB"/>
    <w:rsid w:val="005D6BE8"/>
    <w:rsid w:val="005E3C80"/>
    <w:rsid w:val="005E654A"/>
    <w:rsid w:val="00602687"/>
    <w:rsid w:val="00614B08"/>
    <w:rsid w:val="006159D8"/>
    <w:rsid w:val="006215DB"/>
    <w:rsid w:val="006248B1"/>
    <w:rsid w:val="00661224"/>
    <w:rsid w:val="00663AFF"/>
    <w:rsid w:val="00686739"/>
    <w:rsid w:val="006970A3"/>
    <w:rsid w:val="006A0891"/>
    <w:rsid w:val="006A11C2"/>
    <w:rsid w:val="006A33B2"/>
    <w:rsid w:val="006A3B74"/>
    <w:rsid w:val="006B4EF1"/>
    <w:rsid w:val="006B7BFA"/>
    <w:rsid w:val="006C07AD"/>
    <w:rsid w:val="006C2E6A"/>
    <w:rsid w:val="006C67D8"/>
    <w:rsid w:val="006D7564"/>
    <w:rsid w:val="006E378F"/>
    <w:rsid w:val="006E6C76"/>
    <w:rsid w:val="006F3D6D"/>
    <w:rsid w:val="006F6516"/>
    <w:rsid w:val="00711298"/>
    <w:rsid w:val="007141EA"/>
    <w:rsid w:val="007242F2"/>
    <w:rsid w:val="00727CD3"/>
    <w:rsid w:val="00765D9B"/>
    <w:rsid w:val="007661A7"/>
    <w:rsid w:val="00795C55"/>
    <w:rsid w:val="007A643C"/>
    <w:rsid w:val="007C142A"/>
    <w:rsid w:val="007C69A5"/>
    <w:rsid w:val="007C7586"/>
    <w:rsid w:val="007C7933"/>
    <w:rsid w:val="007D5EC9"/>
    <w:rsid w:val="007F2F1E"/>
    <w:rsid w:val="007F685D"/>
    <w:rsid w:val="008063CE"/>
    <w:rsid w:val="00816F2C"/>
    <w:rsid w:val="0082204E"/>
    <w:rsid w:val="0082759E"/>
    <w:rsid w:val="00831D01"/>
    <w:rsid w:val="0083274C"/>
    <w:rsid w:val="00833F7D"/>
    <w:rsid w:val="00852365"/>
    <w:rsid w:val="00853DC3"/>
    <w:rsid w:val="00886773"/>
    <w:rsid w:val="00887570"/>
    <w:rsid w:val="008903B6"/>
    <w:rsid w:val="008B236B"/>
    <w:rsid w:val="008B4553"/>
    <w:rsid w:val="008D1E89"/>
    <w:rsid w:val="008E1F87"/>
    <w:rsid w:val="008E319E"/>
    <w:rsid w:val="008E7865"/>
    <w:rsid w:val="008F4D96"/>
    <w:rsid w:val="00901C03"/>
    <w:rsid w:val="00902329"/>
    <w:rsid w:val="009027CE"/>
    <w:rsid w:val="00902AC8"/>
    <w:rsid w:val="0092027F"/>
    <w:rsid w:val="00934A13"/>
    <w:rsid w:val="00937514"/>
    <w:rsid w:val="00950711"/>
    <w:rsid w:val="00953F7E"/>
    <w:rsid w:val="00965668"/>
    <w:rsid w:val="00980869"/>
    <w:rsid w:val="0098381E"/>
    <w:rsid w:val="009901F5"/>
    <w:rsid w:val="009941B7"/>
    <w:rsid w:val="009A50C4"/>
    <w:rsid w:val="009B12AB"/>
    <w:rsid w:val="009B1D88"/>
    <w:rsid w:val="009C615B"/>
    <w:rsid w:val="009D0B3F"/>
    <w:rsid w:val="009E07BB"/>
    <w:rsid w:val="009E0F75"/>
    <w:rsid w:val="009F2FBE"/>
    <w:rsid w:val="00A062C2"/>
    <w:rsid w:val="00A06E51"/>
    <w:rsid w:val="00A1250C"/>
    <w:rsid w:val="00A324D9"/>
    <w:rsid w:val="00A341A5"/>
    <w:rsid w:val="00A36031"/>
    <w:rsid w:val="00A41082"/>
    <w:rsid w:val="00A474B7"/>
    <w:rsid w:val="00A71CEF"/>
    <w:rsid w:val="00A82BFA"/>
    <w:rsid w:val="00A84C90"/>
    <w:rsid w:val="00A86671"/>
    <w:rsid w:val="00AA7E94"/>
    <w:rsid w:val="00AB0B60"/>
    <w:rsid w:val="00AB150F"/>
    <w:rsid w:val="00AB7018"/>
    <w:rsid w:val="00AD2B3E"/>
    <w:rsid w:val="00AE3D17"/>
    <w:rsid w:val="00AE5B8C"/>
    <w:rsid w:val="00AF5ED5"/>
    <w:rsid w:val="00B15335"/>
    <w:rsid w:val="00B17683"/>
    <w:rsid w:val="00B20A2C"/>
    <w:rsid w:val="00B263A7"/>
    <w:rsid w:val="00B31E1A"/>
    <w:rsid w:val="00B34357"/>
    <w:rsid w:val="00B35D25"/>
    <w:rsid w:val="00B460F6"/>
    <w:rsid w:val="00B47541"/>
    <w:rsid w:val="00B5241C"/>
    <w:rsid w:val="00B53186"/>
    <w:rsid w:val="00B65C45"/>
    <w:rsid w:val="00B675CD"/>
    <w:rsid w:val="00B70CB7"/>
    <w:rsid w:val="00B85FF8"/>
    <w:rsid w:val="00B95779"/>
    <w:rsid w:val="00BA2486"/>
    <w:rsid w:val="00BA4C5F"/>
    <w:rsid w:val="00BD18BB"/>
    <w:rsid w:val="00BD7908"/>
    <w:rsid w:val="00BE62BC"/>
    <w:rsid w:val="00BF09C5"/>
    <w:rsid w:val="00BF1968"/>
    <w:rsid w:val="00C02FD6"/>
    <w:rsid w:val="00C20096"/>
    <w:rsid w:val="00C3284B"/>
    <w:rsid w:val="00C359C1"/>
    <w:rsid w:val="00C37D25"/>
    <w:rsid w:val="00C440D4"/>
    <w:rsid w:val="00C462D1"/>
    <w:rsid w:val="00C46646"/>
    <w:rsid w:val="00C52893"/>
    <w:rsid w:val="00C54422"/>
    <w:rsid w:val="00C5623E"/>
    <w:rsid w:val="00C57914"/>
    <w:rsid w:val="00C614F0"/>
    <w:rsid w:val="00C61895"/>
    <w:rsid w:val="00C66120"/>
    <w:rsid w:val="00C7042B"/>
    <w:rsid w:val="00C709D3"/>
    <w:rsid w:val="00C71D5F"/>
    <w:rsid w:val="00C773E9"/>
    <w:rsid w:val="00C91C96"/>
    <w:rsid w:val="00C97DAD"/>
    <w:rsid w:val="00CA0781"/>
    <w:rsid w:val="00CA1704"/>
    <w:rsid w:val="00CD249B"/>
    <w:rsid w:val="00CE70D5"/>
    <w:rsid w:val="00CE777C"/>
    <w:rsid w:val="00CF75D0"/>
    <w:rsid w:val="00D03AC7"/>
    <w:rsid w:val="00D05A94"/>
    <w:rsid w:val="00D060CB"/>
    <w:rsid w:val="00D10C08"/>
    <w:rsid w:val="00D17ED8"/>
    <w:rsid w:val="00D261C8"/>
    <w:rsid w:val="00D3514A"/>
    <w:rsid w:val="00D50963"/>
    <w:rsid w:val="00D544ED"/>
    <w:rsid w:val="00D5542C"/>
    <w:rsid w:val="00D57985"/>
    <w:rsid w:val="00D60047"/>
    <w:rsid w:val="00D871E0"/>
    <w:rsid w:val="00DA3A4A"/>
    <w:rsid w:val="00DA3CD5"/>
    <w:rsid w:val="00DD0564"/>
    <w:rsid w:val="00DD1D5B"/>
    <w:rsid w:val="00DD734F"/>
    <w:rsid w:val="00DE172B"/>
    <w:rsid w:val="00DF21DE"/>
    <w:rsid w:val="00E052C6"/>
    <w:rsid w:val="00E1335B"/>
    <w:rsid w:val="00E1390B"/>
    <w:rsid w:val="00E15944"/>
    <w:rsid w:val="00E3156D"/>
    <w:rsid w:val="00E428CA"/>
    <w:rsid w:val="00E453E9"/>
    <w:rsid w:val="00E45E74"/>
    <w:rsid w:val="00E52817"/>
    <w:rsid w:val="00E5654A"/>
    <w:rsid w:val="00E61390"/>
    <w:rsid w:val="00E7217E"/>
    <w:rsid w:val="00E75D40"/>
    <w:rsid w:val="00E80FCD"/>
    <w:rsid w:val="00E90A49"/>
    <w:rsid w:val="00E91BE1"/>
    <w:rsid w:val="00E942B4"/>
    <w:rsid w:val="00E9774A"/>
    <w:rsid w:val="00F03C32"/>
    <w:rsid w:val="00F04A92"/>
    <w:rsid w:val="00F25DDF"/>
    <w:rsid w:val="00F2616A"/>
    <w:rsid w:val="00F27B83"/>
    <w:rsid w:val="00F30958"/>
    <w:rsid w:val="00F321F3"/>
    <w:rsid w:val="00F41E09"/>
    <w:rsid w:val="00F465F5"/>
    <w:rsid w:val="00F5317A"/>
    <w:rsid w:val="00F55B1E"/>
    <w:rsid w:val="00F66BE0"/>
    <w:rsid w:val="00F76CBC"/>
    <w:rsid w:val="00F93130"/>
    <w:rsid w:val="00F977A2"/>
    <w:rsid w:val="00FB4CD9"/>
    <w:rsid w:val="00FC6E5D"/>
    <w:rsid w:val="00FD3EAA"/>
    <w:rsid w:val="00FE2A43"/>
    <w:rsid w:val="00FE60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552B7"/>
  <w15:chartTrackingRefBased/>
  <w15:docId w15:val="{054A6F7C-56A0-4C70-A2A8-920CC241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284B"/>
    <w:pPr>
      <w:widowControl w:val="0"/>
      <w:spacing w:line="360" w:lineRule="auto"/>
      <w:jc w:val="both"/>
    </w:pPr>
    <w:rPr>
      <w:rFonts w:ascii="Times New Roman" w:eastAsia="宋体" w:hAnsi="Times New Roman" w:cs="Times New Roman"/>
      <w:sz w:val="24"/>
    </w:rPr>
  </w:style>
  <w:style w:type="paragraph" w:styleId="1">
    <w:name w:val="heading 1"/>
    <w:basedOn w:val="a"/>
    <w:next w:val="a"/>
    <w:link w:val="1Char"/>
    <w:autoRedefine/>
    <w:qFormat/>
    <w:rsid w:val="00157599"/>
    <w:pPr>
      <w:keepNext/>
      <w:keepLines/>
      <w:spacing w:before="120" w:after="60" w:line="720" w:lineRule="auto"/>
      <w:jc w:val="center"/>
      <w:outlineLvl w:val="0"/>
    </w:pPr>
    <w:rPr>
      <w:rFonts w:eastAsia="黑体"/>
      <w:b/>
      <w:bCs/>
      <w:kern w:val="44"/>
      <w:sz w:val="32"/>
      <w:szCs w:val="32"/>
    </w:rPr>
  </w:style>
  <w:style w:type="paragraph" w:styleId="2">
    <w:name w:val="heading 2"/>
    <w:basedOn w:val="a"/>
    <w:next w:val="a"/>
    <w:link w:val="2Char"/>
    <w:qFormat/>
    <w:rsid w:val="001B66A5"/>
    <w:pPr>
      <w:keepNext/>
      <w:keepLines/>
      <w:spacing w:before="120" w:after="120" w:line="415" w:lineRule="auto"/>
      <w:outlineLvl w:val="1"/>
    </w:pPr>
    <w:rPr>
      <w:rFonts w:eastAsia="黑体"/>
      <w:b/>
      <w:bCs/>
      <w:szCs w:val="32"/>
    </w:rPr>
  </w:style>
  <w:style w:type="paragraph" w:styleId="3">
    <w:name w:val="heading 3"/>
    <w:basedOn w:val="a"/>
    <w:next w:val="a"/>
    <w:link w:val="3Char"/>
    <w:qFormat/>
    <w:rsid w:val="00AB7018"/>
    <w:pPr>
      <w:keepNext/>
      <w:keepLines/>
      <w:spacing w:before="120" w:after="120" w:line="415" w:lineRule="auto"/>
      <w:outlineLvl w:val="2"/>
    </w:pPr>
    <w:rPr>
      <w:rFonts w:eastAsia="黑体"/>
      <w:b/>
      <w:bCs/>
      <w:szCs w:val="32"/>
    </w:rPr>
  </w:style>
  <w:style w:type="paragraph" w:styleId="4">
    <w:name w:val="heading 4"/>
    <w:basedOn w:val="a"/>
    <w:next w:val="a"/>
    <w:link w:val="4Char"/>
    <w:uiPriority w:val="9"/>
    <w:semiHidden/>
    <w:unhideWhenUsed/>
    <w:qFormat/>
    <w:rsid w:val="00285576"/>
    <w:pPr>
      <w:keepNext/>
      <w:keepLines/>
      <w:spacing w:before="280" w:after="290" w:line="376" w:lineRule="auto"/>
      <w:outlineLvl w:val="3"/>
    </w:pPr>
    <w:rPr>
      <w:rFonts w:ascii="Calibri Light" w:eastAsia="黑体" w:hAnsi="Calibri Light"/>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1"/>
    <w:uiPriority w:val="99"/>
    <w:unhideWhenUsed/>
    <w:rsid w:val="00B34357"/>
    <w:pPr>
      <w:pBdr>
        <w:bottom w:val="single" w:sz="6" w:space="1" w:color="auto"/>
      </w:pBdr>
      <w:tabs>
        <w:tab w:val="center" w:pos="4153"/>
        <w:tab w:val="right" w:pos="8306"/>
      </w:tabs>
      <w:snapToGrid w:val="0"/>
      <w:jc w:val="center"/>
    </w:pPr>
    <w:rPr>
      <w:sz w:val="18"/>
      <w:szCs w:val="18"/>
    </w:rPr>
  </w:style>
  <w:style w:type="character" w:customStyle="1" w:styleId="Char1">
    <w:name w:val="页眉 Char1"/>
    <w:basedOn w:val="a0"/>
    <w:link w:val="a3"/>
    <w:uiPriority w:val="99"/>
    <w:rsid w:val="00B34357"/>
    <w:rPr>
      <w:sz w:val="18"/>
      <w:szCs w:val="18"/>
    </w:rPr>
  </w:style>
  <w:style w:type="paragraph" w:styleId="a4">
    <w:name w:val="footer"/>
    <w:basedOn w:val="a"/>
    <w:link w:val="Char10"/>
    <w:uiPriority w:val="99"/>
    <w:unhideWhenUsed/>
    <w:rsid w:val="00B34357"/>
    <w:pPr>
      <w:tabs>
        <w:tab w:val="center" w:pos="4153"/>
        <w:tab w:val="right" w:pos="8306"/>
      </w:tabs>
      <w:snapToGrid w:val="0"/>
      <w:jc w:val="left"/>
    </w:pPr>
    <w:rPr>
      <w:sz w:val="18"/>
      <w:szCs w:val="18"/>
    </w:rPr>
  </w:style>
  <w:style w:type="character" w:customStyle="1" w:styleId="Char10">
    <w:name w:val="页脚 Char1"/>
    <w:basedOn w:val="a0"/>
    <w:link w:val="a4"/>
    <w:uiPriority w:val="99"/>
    <w:rsid w:val="00B34357"/>
    <w:rPr>
      <w:sz w:val="18"/>
      <w:szCs w:val="18"/>
    </w:rPr>
  </w:style>
  <w:style w:type="character" w:customStyle="1" w:styleId="10">
    <w:name w:val="标题 1 字符"/>
    <w:basedOn w:val="a0"/>
    <w:uiPriority w:val="9"/>
    <w:rsid w:val="00B34357"/>
    <w:rPr>
      <w:rFonts w:ascii="Calibri" w:eastAsia="宋体" w:hAnsi="Calibri" w:cs="Times New Roman"/>
      <w:b/>
      <w:bCs/>
      <w:kern w:val="44"/>
      <w:sz w:val="44"/>
      <w:szCs w:val="44"/>
    </w:rPr>
  </w:style>
  <w:style w:type="character" w:customStyle="1" w:styleId="20">
    <w:name w:val="标题 2 字符"/>
    <w:basedOn w:val="a0"/>
    <w:uiPriority w:val="9"/>
    <w:semiHidden/>
    <w:rsid w:val="00B3435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B34357"/>
    <w:rPr>
      <w:rFonts w:ascii="Calibri" w:eastAsia="宋体" w:hAnsi="Calibri" w:cs="Times New Roman"/>
      <w:b/>
      <w:bCs/>
      <w:sz w:val="32"/>
      <w:szCs w:val="32"/>
    </w:rPr>
  </w:style>
  <w:style w:type="character" w:customStyle="1" w:styleId="40">
    <w:name w:val="标题 4 字符"/>
    <w:basedOn w:val="a0"/>
    <w:uiPriority w:val="9"/>
    <w:semiHidden/>
    <w:rsid w:val="00B34357"/>
    <w:rPr>
      <w:rFonts w:asciiTheme="majorHAnsi" w:eastAsiaTheme="majorEastAsia" w:hAnsiTheme="majorHAnsi" w:cstheme="majorBidi"/>
      <w:b/>
      <w:bCs/>
      <w:sz w:val="28"/>
      <w:szCs w:val="28"/>
    </w:rPr>
  </w:style>
  <w:style w:type="character" w:customStyle="1" w:styleId="Char">
    <w:name w:val="页眉 Char"/>
    <w:uiPriority w:val="99"/>
    <w:rsid w:val="00B34357"/>
    <w:rPr>
      <w:sz w:val="18"/>
      <w:szCs w:val="18"/>
    </w:rPr>
  </w:style>
  <w:style w:type="character" w:customStyle="1" w:styleId="Char0">
    <w:name w:val="页脚 Char"/>
    <w:uiPriority w:val="99"/>
    <w:rsid w:val="00B34357"/>
    <w:rPr>
      <w:sz w:val="18"/>
      <w:szCs w:val="18"/>
    </w:rPr>
  </w:style>
  <w:style w:type="character" w:customStyle="1" w:styleId="1Char">
    <w:name w:val="标题 1 Char"/>
    <w:link w:val="1"/>
    <w:rsid w:val="00157599"/>
    <w:rPr>
      <w:rFonts w:ascii="Times New Roman" w:eastAsia="黑体" w:hAnsi="Times New Roman" w:cs="Times New Roman"/>
      <w:b/>
      <w:bCs/>
      <w:kern w:val="44"/>
      <w:sz w:val="32"/>
      <w:szCs w:val="32"/>
    </w:rPr>
  </w:style>
  <w:style w:type="character" w:customStyle="1" w:styleId="2Char">
    <w:name w:val="标题 2 Char"/>
    <w:link w:val="2"/>
    <w:rsid w:val="001B66A5"/>
    <w:rPr>
      <w:rFonts w:ascii="Times New Roman" w:eastAsia="黑体" w:hAnsi="Times New Roman" w:cs="Times New Roman"/>
      <w:b/>
      <w:bCs/>
      <w:sz w:val="24"/>
      <w:szCs w:val="32"/>
    </w:rPr>
  </w:style>
  <w:style w:type="paragraph" w:customStyle="1" w:styleId="a5">
    <w:basedOn w:val="a"/>
    <w:next w:val="a"/>
    <w:autoRedefine/>
    <w:uiPriority w:val="39"/>
    <w:unhideWhenUsed/>
    <w:rsid w:val="00B34357"/>
    <w:pPr>
      <w:widowControl/>
      <w:spacing w:after="100" w:line="259" w:lineRule="auto"/>
      <w:ind w:left="440"/>
      <w:jc w:val="left"/>
    </w:pPr>
    <w:rPr>
      <w:kern w:val="0"/>
      <w:sz w:val="22"/>
    </w:rPr>
  </w:style>
  <w:style w:type="character" w:styleId="a6">
    <w:name w:val="page number"/>
    <w:basedOn w:val="a0"/>
    <w:rsid w:val="00B34357"/>
  </w:style>
  <w:style w:type="paragraph" w:styleId="a7">
    <w:name w:val="Balloon Text"/>
    <w:basedOn w:val="a"/>
    <w:link w:val="Char2"/>
    <w:uiPriority w:val="99"/>
    <w:semiHidden/>
    <w:unhideWhenUsed/>
    <w:rsid w:val="00B34357"/>
    <w:rPr>
      <w:sz w:val="18"/>
      <w:szCs w:val="18"/>
    </w:rPr>
  </w:style>
  <w:style w:type="character" w:customStyle="1" w:styleId="a8">
    <w:name w:val="批注框文本 字符"/>
    <w:basedOn w:val="a0"/>
    <w:uiPriority w:val="99"/>
    <w:semiHidden/>
    <w:rsid w:val="00B34357"/>
    <w:rPr>
      <w:rFonts w:ascii="Calibri" w:eastAsia="宋体" w:hAnsi="Calibri" w:cs="Times New Roman"/>
      <w:sz w:val="18"/>
      <w:szCs w:val="18"/>
    </w:rPr>
  </w:style>
  <w:style w:type="character" w:customStyle="1" w:styleId="Char2">
    <w:name w:val="批注框文本 Char"/>
    <w:link w:val="a7"/>
    <w:uiPriority w:val="99"/>
    <w:semiHidden/>
    <w:rsid w:val="00B34357"/>
    <w:rPr>
      <w:rFonts w:ascii="Calibri" w:eastAsia="宋体" w:hAnsi="Calibri" w:cs="Times New Roman"/>
      <w:sz w:val="18"/>
      <w:szCs w:val="18"/>
    </w:rPr>
  </w:style>
  <w:style w:type="character" w:styleId="a9">
    <w:name w:val="Hyperlink"/>
    <w:uiPriority w:val="99"/>
    <w:unhideWhenUsed/>
    <w:rsid w:val="00B34357"/>
    <w:rPr>
      <w:color w:val="0000FF"/>
      <w:u w:val="single"/>
    </w:rPr>
  </w:style>
  <w:style w:type="character" w:styleId="aa">
    <w:name w:val="Placeholder Text"/>
    <w:uiPriority w:val="99"/>
    <w:semiHidden/>
    <w:rsid w:val="00B34357"/>
    <w:rPr>
      <w:color w:val="808080"/>
    </w:rPr>
  </w:style>
  <w:style w:type="character" w:styleId="ab">
    <w:name w:val="Emphasis"/>
    <w:uiPriority w:val="20"/>
    <w:qFormat/>
    <w:rsid w:val="00B34357"/>
    <w:rPr>
      <w:i w:val="0"/>
      <w:iCs w:val="0"/>
      <w:color w:val="C60A00"/>
    </w:rPr>
  </w:style>
  <w:style w:type="character" w:customStyle="1" w:styleId="webdict1">
    <w:name w:val="webdict1"/>
    <w:rsid w:val="00B34357"/>
    <w:rPr>
      <w:b/>
      <w:bCs/>
    </w:rPr>
  </w:style>
  <w:style w:type="table" w:styleId="ac">
    <w:name w:val="Table Grid"/>
    <w:basedOn w:val="a1"/>
    <w:uiPriority w:val="59"/>
    <w:rsid w:val="00B34357"/>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1">
    <w:name w:val="Light Shading Accent 1"/>
    <w:aliases w:val="浅色底纹 - 强调文字颜色 1"/>
    <w:basedOn w:val="a1"/>
    <w:uiPriority w:val="60"/>
    <w:rsid w:val="00B34357"/>
    <w:rPr>
      <w:rFonts w:ascii="Calibri" w:eastAsia="宋体" w:hAnsi="Calibri" w:cs="Times New Roman"/>
      <w:color w:val="365F91"/>
      <w:kern w:val="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List Accent 3"/>
    <w:aliases w:val="浅色列表 - 强调文字颜色 3"/>
    <w:basedOn w:val="a1"/>
    <w:uiPriority w:val="61"/>
    <w:rsid w:val="00B34357"/>
    <w:rPr>
      <w:rFonts w:ascii="Calibri" w:eastAsia="宋体" w:hAnsi="Calibri" w:cs="Times New Roman"/>
      <w:kern w:val="0"/>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3">
    <w:name w:val="Medium Shading 1 Accent 3"/>
    <w:aliases w:val="中等深浅底纹 1 - 强调文字颜色 3"/>
    <w:basedOn w:val="a1"/>
    <w:uiPriority w:val="63"/>
    <w:rsid w:val="00B34357"/>
    <w:rPr>
      <w:rFonts w:ascii="Calibri" w:eastAsia="宋体" w:hAnsi="Calibri" w:cs="Times New Roman"/>
      <w:kern w:val="0"/>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customStyle="1" w:styleId="3Char">
    <w:name w:val="标题 3 Char"/>
    <w:link w:val="3"/>
    <w:rsid w:val="00AB7018"/>
    <w:rPr>
      <w:rFonts w:ascii="Times New Roman" w:eastAsia="黑体" w:hAnsi="Times New Roman" w:cs="Times New Roman"/>
      <w:b/>
      <w:bCs/>
      <w:sz w:val="24"/>
      <w:szCs w:val="32"/>
    </w:rPr>
  </w:style>
  <w:style w:type="character" w:customStyle="1" w:styleId="4Char">
    <w:name w:val="标题 4 Char"/>
    <w:link w:val="4"/>
    <w:uiPriority w:val="9"/>
    <w:semiHidden/>
    <w:rsid w:val="00285576"/>
    <w:rPr>
      <w:rFonts w:ascii="Calibri Light" w:eastAsia="黑体" w:hAnsi="Calibri Light" w:cs="Times New Roman"/>
      <w:b/>
      <w:bCs/>
      <w:sz w:val="24"/>
      <w:szCs w:val="28"/>
    </w:rPr>
  </w:style>
  <w:style w:type="character" w:customStyle="1" w:styleId="MTEquationSection">
    <w:name w:val="MTEquationSection"/>
    <w:rsid w:val="00B34357"/>
    <w:rPr>
      <w:rFonts w:eastAsia="黑体"/>
      <w:vanish/>
      <w:color w:val="FF0000"/>
    </w:rPr>
  </w:style>
  <w:style w:type="paragraph" w:customStyle="1" w:styleId="MTDisplayEquation">
    <w:name w:val="MTDisplayEquation"/>
    <w:basedOn w:val="a"/>
    <w:next w:val="a"/>
    <w:link w:val="MTDisplayEquationChar"/>
    <w:rsid w:val="00B34357"/>
    <w:pPr>
      <w:tabs>
        <w:tab w:val="center" w:pos="4540"/>
        <w:tab w:val="right" w:pos="9080"/>
      </w:tabs>
    </w:pPr>
    <w:rPr>
      <w:b/>
      <w:szCs w:val="24"/>
    </w:rPr>
  </w:style>
  <w:style w:type="character" w:customStyle="1" w:styleId="MTDisplayEquationChar">
    <w:name w:val="MTDisplayEquation Char"/>
    <w:link w:val="MTDisplayEquation"/>
    <w:rsid w:val="00B34357"/>
    <w:rPr>
      <w:rFonts w:ascii="Calibri" w:eastAsia="宋体" w:hAnsi="Calibri" w:cs="Times New Roman"/>
      <w:b/>
      <w:sz w:val="24"/>
      <w:szCs w:val="24"/>
    </w:rPr>
  </w:style>
  <w:style w:type="character" w:styleId="ad">
    <w:name w:val="annotation reference"/>
    <w:uiPriority w:val="99"/>
    <w:semiHidden/>
    <w:unhideWhenUsed/>
    <w:rsid w:val="00B34357"/>
    <w:rPr>
      <w:sz w:val="21"/>
      <w:szCs w:val="21"/>
    </w:rPr>
  </w:style>
  <w:style w:type="paragraph" w:styleId="ae">
    <w:name w:val="annotation text"/>
    <w:basedOn w:val="a"/>
    <w:link w:val="Char3"/>
    <w:uiPriority w:val="99"/>
    <w:semiHidden/>
    <w:unhideWhenUsed/>
    <w:rsid w:val="00B34357"/>
    <w:pPr>
      <w:jc w:val="left"/>
    </w:pPr>
  </w:style>
  <w:style w:type="character" w:customStyle="1" w:styleId="af">
    <w:name w:val="批注文字 字符"/>
    <w:basedOn w:val="a0"/>
    <w:uiPriority w:val="99"/>
    <w:semiHidden/>
    <w:rsid w:val="00B34357"/>
    <w:rPr>
      <w:rFonts w:ascii="Calibri" w:eastAsia="宋体" w:hAnsi="Calibri" w:cs="Times New Roman"/>
    </w:rPr>
  </w:style>
  <w:style w:type="character" w:customStyle="1" w:styleId="Char3">
    <w:name w:val="批注文字 Char"/>
    <w:link w:val="ae"/>
    <w:uiPriority w:val="99"/>
    <w:semiHidden/>
    <w:rsid w:val="00B34357"/>
    <w:rPr>
      <w:rFonts w:ascii="Calibri" w:eastAsia="宋体" w:hAnsi="Calibri" w:cs="Times New Roman"/>
    </w:rPr>
  </w:style>
  <w:style w:type="paragraph" w:styleId="af0">
    <w:name w:val="annotation subject"/>
    <w:basedOn w:val="ae"/>
    <w:next w:val="ae"/>
    <w:link w:val="Char4"/>
    <w:uiPriority w:val="99"/>
    <w:semiHidden/>
    <w:unhideWhenUsed/>
    <w:rsid w:val="00B34357"/>
    <w:rPr>
      <w:b/>
      <w:bCs/>
    </w:rPr>
  </w:style>
  <w:style w:type="character" w:customStyle="1" w:styleId="af1">
    <w:name w:val="批注主题 字符"/>
    <w:basedOn w:val="af"/>
    <w:uiPriority w:val="99"/>
    <w:semiHidden/>
    <w:rsid w:val="00B34357"/>
    <w:rPr>
      <w:rFonts w:ascii="Calibri" w:eastAsia="宋体" w:hAnsi="Calibri" w:cs="Times New Roman"/>
      <w:b/>
      <w:bCs/>
    </w:rPr>
  </w:style>
  <w:style w:type="character" w:customStyle="1" w:styleId="Char4">
    <w:name w:val="批注主题 Char"/>
    <w:link w:val="af0"/>
    <w:uiPriority w:val="99"/>
    <w:semiHidden/>
    <w:rsid w:val="00B34357"/>
    <w:rPr>
      <w:rFonts w:ascii="Calibri" w:eastAsia="宋体" w:hAnsi="Calibri" w:cs="Times New Roman"/>
      <w:b/>
      <w:bCs/>
    </w:rPr>
  </w:style>
  <w:style w:type="paragraph" w:styleId="af2">
    <w:name w:val="Date"/>
    <w:basedOn w:val="a"/>
    <w:next w:val="a"/>
    <w:link w:val="Char5"/>
    <w:uiPriority w:val="99"/>
    <w:semiHidden/>
    <w:unhideWhenUsed/>
    <w:rsid w:val="00B34357"/>
    <w:pPr>
      <w:ind w:leftChars="2500" w:left="100"/>
    </w:pPr>
  </w:style>
  <w:style w:type="character" w:customStyle="1" w:styleId="af3">
    <w:name w:val="日期 字符"/>
    <w:basedOn w:val="a0"/>
    <w:uiPriority w:val="99"/>
    <w:semiHidden/>
    <w:rsid w:val="00B34357"/>
    <w:rPr>
      <w:rFonts w:ascii="Calibri" w:eastAsia="宋体" w:hAnsi="Calibri" w:cs="Times New Roman"/>
    </w:rPr>
  </w:style>
  <w:style w:type="character" w:customStyle="1" w:styleId="Char5">
    <w:name w:val="日期 Char"/>
    <w:link w:val="af2"/>
    <w:uiPriority w:val="99"/>
    <w:semiHidden/>
    <w:rsid w:val="00B34357"/>
    <w:rPr>
      <w:rFonts w:ascii="Calibri" w:eastAsia="宋体" w:hAnsi="Calibri" w:cs="Times New Roman"/>
    </w:rPr>
  </w:style>
  <w:style w:type="paragraph" w:styleId="TOC">
    <w:name w:val="TOC Heading"/>
    <w:basedOn w:val="1"/>
    <w:next w:val="a"/>
    <w:uiPriority w:val="39"/>
    <w:unhideWhenUsed/>
    <w:qFormat/>
    <w:rsid w:val="00B34357"/>
    <w:pPr>
      <w:widowControl/>
      <w:spacing w:before="240" w:after="0" w:line="259" w:lineRule="auto"/>
      <w:jc w:val="left"/>
      <w:outlineLvl w:val="9"/>
    </w:pPr>
    <w:rPr>
      <w:rFonts w:ascii="Calibri Light" w:hAnsi="Calibri Light"/>
      <w:b w:val="0"/>
      <w:bCs w:val="0"/>
      <w:color w:val="2E74B5"/>
      <w:kern w:val="0"/>
    </w:rPr>
  </w:style>
  <w:style w:type="character" w:customStyle="1" w:styleId="xuhao">
    <w:name w:val="xuhao"/>
    <w:rsid w:val="00B34357"/>
  </w:style>
  <w:style w:type="character" w:customStyle="1" w:styleId="neirong">
    <w:name w:val="neirong"/>
    <w:rsid w:val="00B34357"/>
  </w:style>
  <w:style w:type="character" w:customStyle="1" w:styleId="caozuo">
    <w:name w:val="caozuo"/>
    <w:rsid w:val="00B34357"/>
  </w:style>
  <w:style w:type="paragraph" w:styleId="af4">
    <w:name w:val="List Paragraph"/>
    <w:basedOn w:val="a"/>
    <w:uiPriority w:val="34"/>
    <w:qFormat/>
    <w:rsid w:val="00B34357"/>
    <w:pPr>
      <w:ind w:firstLineChars="200" w:firstLine="420"/>
    </w:pPr>
  </w:style>
  <w:style w:type="paragraph" w:styleId="11">
    <w:name w:val="toc 1"/>
    <w:basedOn w:val="a"/>
    <w:next w:val="a"/>
    <w:autoRedefine/>
    <w:uiPriority w:val="39"/>
    <w:unhideWhenUsed/>
    <w:rsid w:val="0029002D"/>
  </w:style>
  <w:style w:type="paragraph" w:styleId="21">
    <w:name w:val="toc 2"/>
    <w:basedOn w:val="a"/>
    <w:next w:val="a"/>
    <w:autoRedefine/>
    <w:uiPriority w:val="39"/>
    <w:unhideWhenUsed/>
    <w:rsid w:val="0029002D"/>
    <w:pPr>
      <w:ind w:leftChars="200" w:left="420"/>
    </w:pPr>
  </w:style>
  <w:style w:type="paragraph" w:styleId="31">
    <w:name w:val="toc 3"/>
    <w:basedOn w:val="a"/>
    <w:next w:val="a"/>
    <w:autoRedefine/>
    <w:uiPriority w:val="39"/>
    <w:unhideWhenUsed/>
    <w:rsid w:val="0029002D"/>
    <w:pPr>
      <w:ind w:leftChars="400" w:left="840"/>
    </w:pPr>
  </w:style>
  <w:style w:type="table" w:styleId="41">
    <w:name w:val="Plain Table 4"/>
    <w:basedOn w:val="a1"/>
    <w:uiPriority w:val="44"/>
    <w:rsid w:val="00C3284B"/>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3284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1"/>
    <w:uiPriority w:val="42"/>
    <w:rsid w:val="00C3284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C3284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6">
    <w:name w:val="List Table 2 Accent 6"/>
    <w:basedOn w:val="a1"/>
    <w:uiPriority w:val="47"/>
    <w:rsid w:val="00C3284B"/>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12">
    <w:name w:val="List Table 1 Light"/>
    <w:basedOn w:val="a1"/>
    <w:uiPriority w:val="46"/>
    <w:rsid w:val="00C3284B"/>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51"/>
    <w:rsid w:val="00C3284B"/>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3">
    <w:name w:val="Grid Table 7 Colorful Accent 3"/>
    <w:basedOn w:val="a1"/>
    <w:uiPriority w:val="52"/>
    <w:rsid w:val="00C3284B"/>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
    <w:name w:val="Grid Table 7 Colorful"/>
    <w:basedOn w:val="a1"/>
    <w:uiPriority w:val="52"/>
    <w:rsid w:val="00DD0564"/>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30">
    <w:name w:val="Grid Table 1 Light Accent 3"/>
    <w:basedOn w:val="a1"/>
    <w:uiPriority w:val="46"/>
    <w:rsid w:val="000616A4"/>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5-3">
    <w:name w:val="Grid Table 5 Dark Accent 3"/>
    <w:basedOn w:val="a1"/>
    <w:uiPriority w:val="50"/>
    <w:rsid w:val="000616A4"/>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2-3">
    <w:name w:val="Grid Table 2 Accent 3"/>
    <w:basedOn w:val="a1"/>
    <w:uiPriority w:val="47"/>
    <w:rsid w:val="000616A4"/>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w:basedOn w:val="a1"/>
    <w:uiPriority w:val="48"/>
    <w:rsid w:val="00AA7E9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Grid Table 2"/>
    <w:basedOn w:val="a1"/>
    <w:uiPriority w:val="47"/>
    <w:rsid w:val="00AA7E9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D50963"/>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TML">
    <w:name w:val="HTML Preformatted"/>
    <w:basedOn w:val="a"/>
    <w:link w:val="HTMLChar"/>
    <w:uiPriority w:val="99"/>
    <w:semiHidden/>
    <w:unhideWhenUsed/>
    <w:rsid w:val="001D2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1D2CE8"/>
    <w:rPr>
      <w:rFonts w:ascii="宋体" w:eastAsia="宋体" w:hAnsi="宋体" w:cs="宋体"/>
      <w:kern w:val="0"/>
      <w:sz w:val="24"/>
      <w:szCs w:val="24"/>
    </w:rPr>
  </w:style>
  <w:style w:type="character" w:customStyle="1" w:styleId="highlight">
    <w:name w:val="highlight"/>
    <w:basedOn w:val="a0"/>
    <w:rsid w:val="00853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05342">
      <w:bodyDiv w:val="1"/>
      <w:marLeft w:val="0"/>
      <w:marRight w:val="0"/>
      <w:marTop w:val="0"/>
      <w:marBottom w:val="0"/>
      <w:divBdr>
        <w:top w:val="none" w:sz="0" w:space="0" w:color="auto"/>
        <w:left w:val="none" w:sz="0" w:space="0" w:color="auto"/>
        <w:bottom w:val="none" w:sz="0" w:space="0" w:color="auto"/>
        <w:right w:val="none" w:sz="0" w:space="0" w:color="auto"/>
      </w:divBdr>
      <w:divsChild>
        <w:div w:id="1373535224">
          <w:marLeft w:val="0"/>
          <w:marRight w:val="0"/>
          <w:marTop w:val="0"/>
          <w:marBottom w:val="0"/>
          <w:divBdr>
            <w:top w:val="none" w:sz="0" w:space="0" w:color="auto"/>
            <w:left w:val="none" w:sz="0" w:space="0" w:color="auto"/>
            <w:bottom w:val="none" w:sz="0" w:space="0" w:color="auto"/>
            <w:right w:val="none" w:sz="0" w:space="0" w:color="auto"/>
          </w:divBdr>
          <w:divsChild>
            <w:div w:id="826171394">
              <w:marLeft w:val="0"/>
              <w:marRight w:val="0"/>
              <w:marTop w:val="0"/>
              <w:marBottom w:val="0"/>
              <w:divBdr>
                <w:top w:val="none" w:sz="0" w:space="0" w:color="auto"/>
                <w:left w:val="none" w:sz="0" w:space="0" w:color="auto"/>
                <w:bottom w:val="none" w:sz="0" w:space="0" w:color="auto"/>
                <w:right w:val="none" w:sz="0" w:space="0" w:color="auto"/>
              </w:divBdr>
              <w:divsChild>
                <w:div w:id="20259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8783">
      <w:bodyDiv w:val="1"/>
      <w:marLeft w:val="0"/>
      <w:marRight w:val="0"/>
      <w:marTop w:val="0"/>
      <w:marBottom w:val="0"/>
      <w:divBdr>
        <w:top w:val="none" w:sz="0" w:space="0" w:color="auto"/>
        <w:left w:val="none" w:sz="0" w:space="0" w:color="auto"/>
        <w:bottom w:val="none" w:sz="0" w:space="0" w:color="auto"/>
        <w:right w:val="none" w:sz="0" w:space="0" w:color="auto"/>
      </w:divBdr>
      <w:divsChild>
        <w:div w:id="856387612">
          <w:marLeft w:val="0"/>
          <w:marRight w:val="0"/>
          <w:marTop w:val="0"/>
          <w:marBottom w:val="0"/>
          <w:divBdr>
            <w:top w:val="none" w:sz="0" w:space="0" w:color="auto"/>
            <w:left w:val="none" w:sz="0" w:space="0" w:color="auto"/>
            <w:bottom w:val="none" w:sz="0" w:space="0" w:color="auto"/>
            <w:right w:val="none" w:sz="0" w:space="0" w:color="auto"/>
          </w:divBdr>
          <w:divsChild>
            <w:div w:id="342441457">
              <w:marLeft w:val="0"/>
              <w:marRight w:val="0"/>
              <w:marTop w:val="0"/>
              <w:marBottom w:val="0"/>
              <w:divBdr>
                <w:top w:val="none" w:sz="0" w:space="0" w:color="auto"/>
                <w:left w:val="none" w:sz="0" w:space="0" w:color="auto"/>
                <w:bottom w:val="none" w:sz="0" w:space="0" w:color="auto"/>
                <w:right w:val="none" w:sz="0" w:space="0" w:color="auto"/>
              </w:divBdr>
            </w:div>
            <w:div w:id="1341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046">
      <w:bodyDiv w:val="1"/>
      <w:marLeft w:val="0"/>
      <w:marRight w:val="0"/>
      <w:marTop w:val="0"/>
      <w:marBottom w:val="0"/>
      <w:divBdr>
        <w:top w:val="none" w:sz="0" w:space="0" w:color="auto"/>
        <w:left w:val="none" w:sz="0" w:space="0" w:color="auto"/>
        <w:bottom w:val="none" w:sz="0" w:space="0" w:color="auto"/>
        <w:right w:val="none" w:sz="0" w:space="0" w:color="auto"/>
      </w:divBdr>
    </w:div>
    <w:div w:id="1090662604">
      <w:bodyDiv w:val="1"/>
      <w:marLeft w:val="0"/>
      <w:marRight w:val="0"/>
      <w:marTop w:val="0"/>
      <w:marBottom w:val="0"/>
      <w:divBdr>
        <w:top w:val="none" w:sz="0" w:space="0" w:color="auto"/>
        <w:left w:val="none" w:sz="0" w:space="0" w:color="auto"/>
        <w:bottom w:val="none" w:sz="0" w:space="0" w:color="auto"/>
        <w:right w:val="none" w:sz="0" w:space="0" w:color="auto"/>
      </w:divBdr>
    </w:div>
    <w:div w:id="1368141155">
      <w:bodyDiv w:val="1"/>
      <w:marLeft w:val="0"/>
      <w:marRight w:val="0"/>
      <w:marTop w:val="0"/>
      <w:marBottom w:val="0"/>
      <w:divBdr>
        <w:top w:val="none" w:sz="0" w:space="0" w:color="auto"/>
        <w:left w:val="none" w:sz="0" w:space="0" w:color="auto"/>
        <w:bottom w:val="none" w:sz="0" w:space="0" w:color="auto"/>
        <w:right w:val="none" w:sz="0" w:space="0" w:color="auto"/>
      </w:divBdr>
      <w:divsChild>
        <w:div w:id="429281311">
          <w:marLeft w:val="0"/>
          <w:marRight w:val="0"/>
          <w:marTop w:val="0"/>
          <w:marBottom w:val="0"/>
          <w:divBdr>
            <w:top w:val="none" w:sz="0" w:space="0" w:color="auto"/>
            <w:left w:val="none" w:sz="0" w:space="0" w:color="auto"/>
            <w:bottom w:val="none" w:sz="0" w:space="0" w:color="auto"/>
            <w:right w:val="none" w:sz="0" w:space="0" w:color="auto"/>
          </w:divBdr>
          <w:divsChild>
            <w:div w:id="1732117431">
              <w:marLeft w:val="0"/>
              <w:marRight w:val="0"/>
              <w:marTop w:val="0"/>
              <w:marBottom w:val="0"/>
              <w:divBdr>
                <w:top w:val="none" w:sz="0" w:space="0" w:color="auto"/>
                <w:left w:val="none" w:sz="0" w:space="0" w:color="auto"/>
                <w:bottom w:val="none" w:sz="0" w:space="0" w:color="auto"/>
                <w:right w:val="none" w:sz="0" w:space="0" w:color="auto"/>
              </w:divBdr>
              <w:divsChild>
                <w:div w:id="20556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7399">
      <w:bodyDiv w:val="1"/>
      <w:marLeft w:val="0"/>
      <w:marRight w:val="0"/>
      <w:marTop w:val="0"/>
      <w:marBottom w:val="0"/>
      <w:divBdr>
        <w:top w:val="none" w:sz="0" w:space="0" w:color="auto"/>
        <w:left w:val="none" w:sz="0" w:space="0" w:color="auto"/>
        <w:bottom w:val="none" w:sz="0" w:space="0" w:color="auto"/>
        <w:right w:val="none" w:sz="0" w:space="0" w:color="auto"/>
      </w:divBdr>
    </w:div>
    <w:div w:id="1406607664">
      <w:bodyDiv w:val="1"/>
      <w:marLeft w:val="0"/>
      <w:marRight w:val="0"/>
      <w:marTop w:val="0"/>
      <w:marBottom w:val="0"/>
      <w:divBdr>
        <w:top w:val="none" w:sz="0" w:space="0" w:color="auto"/>
        <w:left w:val="none" w:sz="0" w:space="0" w:color="auto"/>
        <w:bottom w:val="none" w:sz="0" w:space="0" w:color="auto"/>
        <w:right w:val="none" w:sz="0" w:space="0" w:color="auto"/>
      </w:divBdr>
    </w:div>
    <w:div w:id="1755934967">
      <w:bodyDiv w:val="1"/>
      <w:marLeft w:val="0"/>
      <w:marRight w:val="0"/>
      <w:marTop w:val="0"/>
      <w:marBottom w:val="0"/>
      <w:divBdr>
        <w:top w:val="none" w:sz="0" w:space="0" w:color="auto"/>
        <w:left w:val="none" w:sz="0" w:space="0" w:color="auto"/>
        <w:bottom w:val="none" w:sz="0" w:space="0" w:color="auto"/>
        <w:right w:val="none" w:sz="0" w:space="0" w:color="auto"/>
      </w:divBdr>
    </w:div>
    <w:div w:id="18762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7.bin"/><Relationship Id="rId21" Type="http://schemas.openxmlformats.org/officeDocument/2006/relationships/oleObject" Target="embeddings/oleObject5.bin"/><Relationship Id="rId63" Type="http://schemas.openxmlformats.org/officeDocument/2006/relationships/oleObject" Target="embeddings/oleObject25.bin"/><Relationship Id="rId159" Type="http://schemas.openxmlformats.org/officeDocument/2006/relationships/image" Target="media/image75.wmf"/><Relationship Id="rId324" Type="http://schemas.openxmlformats.org/officeDocument/2006/relationships/image" Target="media/image157.jpeg"/><Relationship Id="rId366" Type="http://schemas.openxmlformats.org/officeDocument/2006/relationships/oleObject" Target="embeddings/oleObject181.bin"/><Relationship Id="rId170" Type="http://schemas.openxmlformats.org/officeDocument/2006/relationships/oleObject" Target="embeddings/oleObject82.bin"/><Relationship Id="rId226" Type="http://schemas.openxmlformats.org/officeDocument/2006/relationships/image" Target="media/image108.wmf"/><Relationship Id="rId433" Type="http://schemas.openxmlformats.org/officeDocument/2006/relationships/image" Target="media/image211.wmf"/><Relationship Id="rId268" Type="http://schemas.openxmlformats.org/officeDocument/2006/relationships/oleObject" Target="embeddings/oleObject131.bin"/><Relationship Id="rId475" Type="http://schemas.microsoft.com/office/2011/relationships/people" Target="people.xml"/><Relationship Id="rId32" Type="http://schemas.openxmlformats.org/officeDocument/2006/relationships/image" Target="media/image14.wmf"/><Relationship Id="rId74" Type="http://schemas.openxmlformats.org/officeDocument/2006/relationships/oleObject" Target="embeddings/oleObject31.bin"/><Relationship Id="rId128" Type="http://schemas.openxmlformats.org/officeDocument/2006/relationships/image" Target="media/image61.wmf"/><Relationship Id="rId335" Type="http://schemas.openxmlformats.org/officeDocument/2006/relationships/image" Target="media/image163.wmf"/><Relationship Id="rId377" Type="http://schemas.openxmlformats.org/officeDocument/2006/relationships/oleObject" Target="embeddings/oleObject187.bin"/><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oleObject" Target="embeddings/oleObject115.bin"/><Relationship Id="rId402" Type="http://schemas.openxmlformats.org/officeDocument/2006/relationships/oleObject" Target="embeddings/oleObject200.bin"/><Relationship Id="rId279" Type="http://schemas.openxmlformats.org/officeDocument/2006/relationships/oleObject" Target="embeddings/oleObject137.bin"/><Relationship Id="rId444" Type="http://schemas.openxmlformats.org/officeDocument/2006/relationships/image" Target="media/image216.wmf"/><Relationship Id="rId43" Type="http://schemas.openxmlformats.org/officeDocument/2006/relationships/oleObject" Target="embeddings/oleObject15.bin"/><Relationship Id="rId139" Type="http://schemas.openxmlformats.org/officeDocument/2006/relationships/image" Target="media/image66.wmf"/><Relationship Id="rId290" Type="http://schemas.openxmlformats.org/officeDocument/2006/relationships/image" Target="media/image139.wmf"/><Relationship Id="rId304" Type="http://schemas.openxmlformats.org/officeDocument/2006/relationships/image" Target="media/image146.wmf"/><Relationship Id="rId346" Type="http://schemas.openxmlformats.org/officeDocument/2006/relationships/oleObject" Target="embeddings/oleObject169.bin"/><Relationship Id="rId388" Type="http://schemas.openxmlformats.org/officeDocument/2006/relationships/image" Target="media/image186.png"/><Relationship Id="rId85" Type="http://schemas.openxmlformats.org/officeDocument/2006/relationships/image" Target="media/image40.wmf"/><Relationship Id="rId150" Type="http://schemas.openxmlformats.org/officeDocument/2006/relationships/oleObject" Target="embeddings/oleObject70.bin"/><Relationship Id="rId192" Type="http://schemas.openxmlformats.org/officeDocument/2006/relationships/oleObject" Target="embeddings/oleObject93.bin"/><Relationship Id="rId206" Type="http://schemas.openxmlformats.org/officeDocument/2006/relationships/image" Target="media/image97.wmf"/><Relationship Id="rId413" Type="http://schemas.openxmlformats.org/officeDocument/2006/relationships/oleObject" Target="embeddings/oleObject205.bin"/><Relationship Id="rId248" Type="http://schemas.openxmlformats.org/officeDocument/2006/relationships/image" Target="media/image119.wmf"/><Relationship Id="rId455" Type="http://schemas.openxmlformats.org/officeDocument/2006/relationships/image" Target="media/image219.wmf"/><Relationship Id="rId12" Type="http://schemas.openxmlformats.org/officeDocument/2006/relationships/image" Target="media/image3.png"/><Relationship Id="rId108" Type="http://schemas.openxmlformats.org/officeDocument/2006/relationships/image" Target="media/image51.wmf"/><Relationship Id="rId315" Type="http://schemas.openxmlformats.org/officeDocument/2006/relationships/oleObject" Target="embeddings/oleObject155.bin"/><Relationship Id="rId357" Type="http://schemas.openxmlformats.org/officeDocument/2006/relationships/image" Target="media/image174.wmf"/><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76.wmf"/><Relationship Id="rId217" Type="http://schemas.openxmlformats.org/officeDocument/2006/relationships/oleObject" Target="embeddings/oleObject106.bin"/><Relationship Id="rId399" Type="http://schemas.openxmlformats.org/officeDocument/2006/relationships/image" Target="media/image192.wmf"/><Relationship Id="rId259" Type="http://schemas.openxmlformats.org/officeDocument/2006/relationships/image" Target="media/image124.wmf"/><Relationship Id="rId424" Type="http://schemas.openxmlformats.org/officeDocument/2006/relationships/image" Target="media/image206.png"/><Relationship Id="rId466" Type="http://schemas.openxmlformats.org/officeDocument/2006/relationships/oleObject" Target="embeddings/oleObject236.bin"/><Relationship Id="rId23" Type="http://schemas.openxmlformats.org/officeDocument/2006/relationships/oleObject" Target="embeddings/oleObject6.bin"/><Relationship Id="rId119" Type="http://schemas.openxmlformats.org/officeDocument/2006/relationships/oleObject" Target="embeddings/oleObject54.bin"/><Relationship Id="rId270" Type="http://schemas.openxmlformats.org/officeDocument/2006/relationships/oleObject" Target="embeddings/oleObject132.bin"/><Relationship Id="rId326" Type="http://schemas.openxmlformats.org/officeDocument/2006/relationships/oleObject" Target="embeddings/oleObject159.bin"/><Relationship Id="rId65" Type="http://schemas.openxmlformats.org/officeDocument/2006/relationships/oleObject" Target="embeddings/oleObject26.bin"/><Relationship Id="rId130" Type="http://schemas.openxmlformats.org/officeDocument/2006/relationships/image" Target="media/image62.wmf"/><Relationship Id="rId368" Type="http://schemas.openxmlformats.org/officeDocument/2006/relationships/oleObject" Target="embeddings/oleObject182.bin"/><Relationship Id="rId172" Type="http://schemas.openxmlformats.org/officeDocument/2006/relationships/oleObject" Target="embeddings/oleObject83.bin"/><Relationship Id="rId228" Type="http://schemas.openxmlformats.org/officeDocument/2006/relationships/image" Target="media/image109.wmf"/><Relationship Id="rId435" Type="http://schemas.openxmlformats.org/officeDocument/2006/relationships/image" Target="media/image212.jpeg"/><Relationship Id="rId281" Type="http://schemas.openxmlformats.org/officeDocument/2006/relationships/oleObject" Target="embeddings/oleObject138.bin"/><Relationship Id="rId337" Type="http://schemas.openxmlformats.org/officeDocument/2006/relationships/image" Target="media/image164.wmf"/><Relationship Id="rId34" Type="http://schemas.openxmlformats.org/officeDocument/2006/relationships/image" Target="media/image15.wmf"/><Relationship Id="rId76" Type="http://schemas.openxmlformats.org/officeDocument/2006/relationships/oleObject" Target="embeddings/oleObject32.bin"/><Relationship Id="rId141" Type="http://schemas.openxmlformats.org/officeDocument/2006/relationships/image" Target="media/image67.wmf"/><Relationship Id="rId379" Type="http://schemas.openxmlformats.org/officeDocument/2006/relationships/oleObject" Target="embeddings/oleObject188.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oleObject" Target="embeddings/oleObject116.bin"/><Relationship Id="rId390" Type="http://schemas.openxmlformats.org/officeDocument/2006/relationships/oleObject" Target="embeddings/oleObject194.bin"/><Relationship Id="rId404" Type="http://schemas.openxmlformats.org/officeDocument/2006/relationships/image" Target="media/image195.wmf"/><Relationship Id="rId446" Type="http://schemas.openxmlformats.org/officeDocument/2006/relationships/image" Target="media/image217.wmf"/><Relationship Id="rId250" Type="http://schemas.openxmlformats.org/officeDocument/2006/relationships/image" Target="media/image120.wmf"/><Relationship Id="rId292" Type="http://schemas.openxmlformats.org/officeDocument/2006/relationships/image" Target="media/image140.wmf"/><Relationship Id="rId306" Type="http://schemas.openxmlformats.org/officeDocument/2006/relationships/image" Target="media/image147.wmf"/><Relationship Id="rId45" Type="http://schemas.openxmlformats.org/officeDocument/2006/relationships/oleObject" Target="embeddings/oleObject16.bin"/><Relationship Id="rId87" Type="http://schemas.openxmlformats.org/officeDocument/2006/relationships/oleObject" Target="embeddings/oleObject38.bin"/><Relationship Id="rId110" Type="http://schemas.openxmlformats.org/officeDocument/2006/relationships/image" Target="media/image52.wmf"/><Relationship Id="rId348" Type="http://schemas.openxmlformats.org/officeDocument/2006/relationships/image" Target="media/image169.png"/><Relationship Id="rId152" Type="http://schemas.openxmlformats.org/officeDocument/2006/relationships/oleObject" Target="embeddings/oleObject71.bin"/><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oleObject" Target="embeddings/oleObject206.bin"/><Relationship Id="rId457" Type="http://schemas.openxmlformats.org/officeDocument/2006/relationships/image" Target="media/image220.jpeg"/><Relationship Id="rId261" Type="http://schemas.openxmlformats.org/officeDocument/2006/relationships/image" Target="media/image125.wmf"/><Relationship Id="rId14" Type="http://schemas.openxmlformats.org/officeDocument/2006/relationships/oleObject" Target="embeddings/oleObject1.bin"/><Relationship Id="rId56" Type="http://schemas.openxmlformats.org/officeDocument/2006/relationships/image" Target="media/image26.wmf"/><Relationship Id="rId317" Type="http://schemas.openxmlformats.org/officeDocument/2006/relationships/oleObject" Target="embeddings/oleObject156.bin"/><Relationship Id="rId359" Type="http://schemas.openxmlformats.org/officeDocument/2006/relationships/image" Target="media/image175.wmf"/><Relationship Id="rId98" Type="http://schemas.openxmlformats.org/officeDocument/2006/relationships/oleObject" Target="embeddings/oleObject44.bin"/><Relationship Id="rId121" Type="http://schemas.openxmlformats.org/officeDocument/2006/relationships/oleObject" Target="embeddings/oleObject55.bin"/><Relationship Id="rId163" Type="http://schemas.openxmlformats.org/officeDocument/2006/relationships/image" Target="media/image77.wmf"/><Relationship Id="rId219" Type="http://schemas.openxmlformats.org/officeDocument/2006/relationships/oleObject" Target="embeddings/oleObject107.bin"/><Relationship Id="rId370" Type="http://schemas.openxmlformats.org/officeDocument/2006/relationships/image" Target="media/image178.png"/><Relationship Id="rId426" Type="http://schemas.openxmlformats.org/officeDocument/2006/relationships/oleObject" Target="embeddings/oleObject210.bin"/><Relationship Id="rId230" Type="http://schemas.openxmlformats.org/officeDocument/2006/relationships/image" Target="media/image110.wmf"/><Relationship Id="rId468" Type="http://schemas.openxmlformats.org/officeDocument/2006/relationships/oleObject" Target="embeddings/oleObject238.bin"/><Relationship Id="rId25" Type="http://schemas.openxmlformats.org/officeDocument/2006/relationships/oleObject" Target="embeddings/oleObject7.bin"/><Relationship Id="rId67" Type="http://schemas.openxmlformats.org/officeDocument/2006/relationships/image" Target="media/image31.wmf"/><Relationship Id="rId272" Type="http://schemas.openxmlformats.org/officeDocument/2006/relationships/oleObject" Target="embeddings/oleObject133.bin"/><Relationship Id="rId328" Type="http://schemas.openxmlformats.org/officeDocument/2006/relationships/oleObject" Target="embeddings/oleObject160.bin"/><Relationship Id="rId132" Type="http://schemas.openxmlformats.org/officeDocument/2006/relationships/image" Target="media/image63.wmf"/><Relationship Id="rId174" Type="http://schemas.openxmlformats.org/officeDocument/2006/relationships/oleObject" Target="embeddings/oleObject84.bin"/><Relationship Id="rId381" Type="http://schemas.openxmlformats.org/officeDocument/2006/relationships/oleObject" Target="embeddings/oleObject189.bin"/><Relationship Id="rId241" Type="http://schemas.openxmlformats.org/officeDocument/2006/relationships/oleObject" Target="embeddings/oleObject117.bin"/><Relationship Id="rId437" Type="http://schemas.openxmlformats.org/officeDocument/2006/relationships/oleObject" Target="embeddings/oleObject215.bin"/><Relationship Id="rId36" Type="http://schemas.openxmlformats.org/officeDocument/2006/relationships/image" Target="media/image16.wmf"/><Relationship Id="rId283" Type="http://schemas.openxmlformats.org/officeDocument/2006/relationships/oleObject" Target="embeddings/oleObject139.bin"/><Relationship Id="rId339" Type="http://schemas.openxmlformats.org/officeDocument/2006/relationships/image" Target="media/image165.wmf"/><Relationship Id="rId78" Type="http://schemas.openxmlformats.org/officeDocument/2006/relationships/oleObject" Target="embeddings/oleObject33.bin"/><Relationship Id="rId101" Type="http://schemas.openxmlformats.org/officeDocument/2006/relationships/image" Target="media/image47.wmf"/><Relationship Id="rId143" Type="http://schemas.openxmlformats.org/officeDocument/2006/relationships/image" Target="media/image68.wmf"/><Relationship Id="rId185" Type="http://schemas.openxmlformats.org/officeDocument/2006/relationships/image" Target="media/image87.wmf"/><Relationship Id="rId350" Type="http://schemas.openxmlformats.org/officeDocument/2006/relationships/oleObject" Target="embeddings/oleObject171.bin"/><Relationship Id="rId406" Type="http://schemas.openxmlformats.org/officeDocument/2006/relationships/image" Target="media/image196.wmf"/><Relationship Id="rId9" Type="http://schemas.openxmlformats.org/officeDocument/2006/relationships/image" Target="media/image2.png"/><Relationship Id="rId210" Type="http://schemas.openxmlformats.org/officeDocument/2006/relationships/image" Target="media/image99.wmf"/><Relationship Id="rId392" Type="http://schemas.openxmlformats.org/officeDocument/2006/relationships/oleObject" Target="embeddings/oleObject195.bin"/><Relationship Id="rId448" Type="http://schemas.openxmlformats.org/officeDocument/2006/relationships/oleObject" Target="embeddings/oleObject222.bin"/><Relationship Id="rId252" Type="http://schemas.openxmlformats.org/officeDocument/2006/relationships/image" Target="media/image121.wmf"/><Relationship Id="rId294" Type="http://schemas.openxmlformats.org/officeDocument/2006/relationships/image" Target="media/image141.wmf"/><Relationship Id="rId308" Type="http://schemas.openxmlformats.org/officeDocument/2006/relationships/image" Target="media/image148.wmf"/><Relationship Id="rId47" Type="http://schemas.openxmlformats.org/officeDocument/2006/relationships/oleObject" Target="embeddings/oleObject17.bin"/><Relationship Id="rId89" Type="http://schemas.openxmlformats.org/officeDocument/2006/relationships/image" Target="media/image41.wmf"/><Relationship Id="rId112" Type="http://schemas.openxmlformats.org/officeDocument/2006/relationships/image" Target="media/image53.wmf"/><Relationship Id="rId154" Type="http://schemas.openxmlformats.org/officeDocument/2006/relationships/oleObject" Target="embeddings/oleObject72.bin"/><Relationship Id="rId361" Type="http://schemas.openxmlformats.org/officeDocument/2006/relationships/image" Target="media/image176.wmf"/><Relationship Id="rId196" Type="http://schemas.openxmlformats.org/officeDocument/2006/relationships/image" Target="media/image92.wmf"/><Relationship Id="rId417" Type="http://schemas.openxmlformats.org/officeDocument/2006/relationships/oleObject" Target="embeddings/oleObject207.bin"/><Relationship Id="rId459" Type="http://schemas.openxmlformats.org/officeDocument/2006/relationships/oleObject" Target="embeddings/oleObject229.bin"/><Relationship Id="rId16" Type="http://schemas.openxmlformats.org/officeDocument/2006/relationships/image" Target="media/image5.wmf"/><Relationship Id="rId221" Type="http://schemas.openxmlformats.org/officeDocument/2006/relationships/oleObject" Target="embeddings/oleObject108.bin"/><Relationship Id="rId263" Type="http://schemas.openxmlformats.org/officeDocument/2006/relationships/image" Target="media/image126.wmf"/><Relationship Id="rId319" Type="http://schemas.openxmlformats.org/officeDocument/2006/relationships/oleObject" Target="embeddings/oleObject157.bin"/><Relationship Id="rId470" Type="http://schemas.openxmlformats.org/officeDocument/2006/relationships/oleObject" Target="embeddings/oleObject240.bin"/><Relationship Id="rId58" Type="http://schemas.openxmlformats.org/officeDocument/2006/relationships/image" Target="media/image27.wmf"/><Relationship Id="rId123" Type="http://schemas.openxmlformats.org/officeDocument/2006/relationships/oleObject" Target="embeddings/oleObject56.bin"/><Relationship Id="rId330" Type="http://schemas.openxmlformats.org/officeDocument/2006/relationships/oleObject" Target="embeddings/oleObject161.bin"/><Relationship Id="rId165" Type="http://schemas.openxmlformats.org/officeDocument/2006/relationships/image" Target="media/image78.wmf"/><Relationship Id="rId372" Type="http://schemas.openxmlformats.org/officeDocument/2006/relationships/oleObject" Target="embeddings/oleObject184.bin"/><Relationship Id="rId428" Type="http://schemas.openxmlformats.org/officeDocument/2006/relationships/image" Target="media/image208.png"/><Relationship Id="rId232" Type="http://schemas.openxmlformats.org/officeDocument/2006/relationships/image" Target="media/image111.wmf"/><Relationship Id="rId274" Type="http://schemas.openxmlformats.org/officeDocument/2006/relationships/image" Target="media/image131.wmf"/><Relationship Id="rId27" Type="http://schemas.openxmlformats.org/officeDocument/2006/relationships/oleObject" Target="embeddings/oleObject8.bin"/><Relationship Id="rId69" Type="http://schemas.openxmlformats.org/officeDocument/2006/relationships/image" Target="media/image32.wmf"/><Relationship Id="rId134" Type="http://schemas.openxmlformats.org/officeDocument/2006/relationships/image" Target="media/image64.wmf"/><Relationship Id="rId80" Type="http://schemas.openxmlformats.org/officeDocument/2006/relationships/oleObject" Target="embeddings/oleObject34.bin"/><Relationship Id="rId176" Type="http://schemas.openxmlformats.org/officeDocument/2006/relationships/oleObject" Target="embeddings/oleObject85.bin"/><Relationship Id="rId341" Type="http://schemas.openxmlformats.org/officeDocument/2006/relationships/image" Target="media/image166.png"/><Relationship Id="rId383" Type="http://schemas.openxmlformats.org/officeDocument/2006/relationships/oleObject" Target="embeddings/oleObject190.bin"/><Relationship Id="rId439" Type="http://schemas.openxmlformats.org/officeDocument/2006/relationships/oleObject" Target="embeddings/oleObject216.bin"/><Relationship Id="rId201" Type="http://schemas.openxmlformats.org/officeDocument/2006/relationships/oleObject" Target="embeddings/oleObject98.bin"/><Relationship Id="rId243" Type="http://schemas.openxmlformats.org/officeDocument/2006/relationships/oleObject" Target="embeddings/oleObject118.bin"/><Relationship Id="rId285" Type="http://schemas.openxmlformats.org/officeDocument/2006/relationships/oleObject" Target="embeddings/oleObject140.bin"/><Relationship Id="rId450" Type="http://schemas.openxmlformats.org/officeDocument/2006/relationships/oleObject" Target="embeddings/oleObject223.bin"/><Relationship Id="rId38" Type="http://schemas.openxmlformats.org/officeDocument/2006/relationships/image" Target="media/image17.wmf"/><Relationship Id="rId103" Type="http://schemas.openxmlformats.org/officeDocument/2006/relationships/image" Target="media/image48.png"/><Relationship Id="rId310" Type="http://schemas.openxmlformats.org/officeDocument/2006/relationships/image" Target="media/image149.wmf"/><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88.wmf"/><Relationship Id="rId352" Type="http://schemas.openxmlformats.org/officeDocument/2006/relationships/oleObject" Target="embeddings/oleObject172.bin"/><Relationship Id="rId394" Type="http://schemas.openxmlformats.org/officeDocument/2006/relationships/oleObject" Target="embeddings/oleObject197.bin"/><Relationship Id="rId408" Type="http://schemas.openxmlformats.org/officeDocument/2006/relationships/image" Target="media/image197.wmf"/><Relationship Id="rId212" Type="http://schemas.openxmlformats.org/officeDocument/2006/relationships/image" Target="media/image100.wmf"/><Relationship Id="rId254" Type="http://schemas.openxmlformats.org/officeDocument/2006/relationships/image" Target="media/image122.wmf"/><Relationship Id="rId49" Type="http://schemas.openxmlformats.org/officeDocument/2006/relationships/oleObject" Target="embeddings/oleObject18.bin"/><Relationship Id="rId114" Type="http://schemas.openxmlformats.org/officeDocument/2006/relationships/image" Target="media/image54.wmf"/><Relationship Id="rId296" Type="http://schemas.openxmlformats.org/officeDocument/2006/relationships/image" Target="media/image142.wmf"/><Relationship Id="rId461" Type="http://schemas.openxmlformats.org/officeDocument/2006/relationships/oleObject" Target="embeddings/oleObject231.bin"/><Relationship Id="rId60" Type="http://schemas.openxmlformats.org/officeDocument/2006/relationships/image" Target="media/image28.wmf"/><Relationship Id="rId156" Type="http://schemas.openxmlformats.org/officeDocument/2006/relationships/oleObject" Target="embeddings/oleObject73.bin"/><Relationship Id="rId198" Type="http://schemas.openxmlformats.org/officeDocument/2006/relationships/image" Target="media/image93.wmf"/><Relationship Id="rId321" Type="http://schemas.openxmlformats.org/officeDocument/2006/relationships/image" Target="media/image154.png"/><Relationship Id="rId363" Type="http://schemas.openxmlformats.org/officeDocument/2006/relationships/oleObject" Target="embeddings/oleObject178.bin"/><Relationship Id="rId419" Type="http://schemas.openxmlformats.org/officeDocument/2006/relationships/image" Target="media/image203.png"/><Relationship Id="rId223" Type="http://schemas.openxmlformats.org/officeDocument/2006/relationships/oleObject" Target="embeddings/oleObject109.bin"/><Relationship Id="rId430" Type="http://schemas.openxmlformats.org/officeDocument/2006/relationships/image" Target="media/image210.wmf"/><Relationship Id="rId18" Type="http://schemas.openxmlformats.org/officeDocument/2006/relationships/image" Target="media/image6.wmf"/><Relationship Id="rId265" Type="http://schemas.openxmlformats.org/officeDocument/2006/relationships/image" Target="media/image127.wmf"/><Relationship Id="rId472" Type="http://schemas.openxmlformats.org/officeDocument/2006/relationships/footer" Target="footer1.xml"/><Relationship Id="rId125" Type="http://schemas.openxmlformats.org/officeDocument/2006/relationships/oleObject" Target="embeddings/oleObject57.bin"/><Relationship Id="rId167" Type="http://schemas.openxmlformats.org/officeDocument/2006/relationships/image" Target="media/image79.wmf"/><Relationship Id="rId332" Type="http://schemas.openxmlformats.org/officeDocument/2006/relationships/oleObject" Target="embeddings/oleObject162.bin"/><Relationship Id="rId374" Type="http://schemas.openxmlformats.org/officeDocument/2006/relationships/oleObject" Target="embeddings/oleObject185.bin"/><Relationship Id="rId71" Type="http://schemas.openxmlformats.org/officeDocument/2006/relationships/image" Target="media/image33.wmf"/><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image" Target="media/image11.png"/><Relationship Id="rId276" Type="http://schemas.openxmlformats.org/officeDocument/2006/relationships/image" Target="media/image132.wmf"/><Relationship Id="rId441" Type="http://schemas.openxmlformats.org/officeDocument/2006/relationships/image" Target="media/image215.wmf"/><Relationship Id="rId40" Type="http://schemas.openxmlformats.org/officeDocument/2006/relationships/image" Target="media/image18.wmf"/><Relationship Id="rId136" Type="http://schemas.openxmlformats.org/officeDocument/2006/relationships/oleObject" Target="embeddings/oleObject63.bin"/><Relationship Id="rId178" Type="http://schemas.openxmlformats.org/officeDocument/2006/relationships/oleObject" Target="embeddings/oleObject86.bin"/><Relationship Id="rId301" Type="http://schemas.openxmlformats.org/officeDocument/2006/relationships/oleObject" Target="embeddings/oleObject148.bin"/><Relationship Id="rId343" Type="http://schemas.openxmlformats.org/officeDocument/2006/relationships/oleObject" Target="embeddings/oleObject167.bin"/><Relationship Id="rId82" Type="http://schemas.openxmlformats.org/officeDocument/2006/relationships/oleObject" Target="embeddings/oleObject35.bin"/><Relationship Id="rId203" Type="http://schemas.openxmlformats.org/officeDocument/2006/relationships/oleObject" Target="embeddings/oleObject99.bin"/><Relationship Id="rId385" Type="http://schemas.openxmlformats.org/officeDocument/2006/relationships/image" Target="media/image185.wmf"/><Relationship Id="rId245" Type="http://schemas.openxmlformats.org/officeDocument/2006/relationships/oleObject" Target="embeddings/oleObject119.bin"/><Relationship Id="rId287" Type="http://schemas.openxmlformats.org/officeDocument/2006/relationships/oleObject" Target="embeddings/oleObject141.bin"/><Relationship Id="rId410" Type="http://schemas.openxmlformats.org/officeDocument/2006/relationships/image" Target="media/image198.wmf"/><Relationship Id="rId452" Type="http://schemas.openxmlformats.org/officeDocument/2006/relationships/oleObject" Target="embeddings/oleObject225.bin"/><Relationship Id="rId30" Type="http://schemas.openxmlformats.org/officeDocument/2006/relationships/image" Target="media/image12.png"/><Relationship Id="rId105" Type="http://schemas.openxmlformats.org/officeDocument/2006/relationships/oleObject" Target="embeddings/oleObject47.bin"/><Relationship Id="rId126" Type="http://schemas.openxmlformats.org/officeDocument/2006/relationships/image" Target="media/image60.wmf"/><Relationship Id="rId147" Type="http://schemas.openxmlformats.org/officeDocument/2006/relationships/image" Target="media/image70.wmf"/><Relationship Id="rId168" Type="http://schemas.openxmlformats.org/officeDocument/2006/relationships/oleObject" Target="embeddings/oleObject80.bin"/><Relationship Id="rId312" Type="http://schemas.openxmlformats.org/officeDocument/2006/relationships/image" Target="media/image150.wmf"/><Relationship Id="rId333" Type="http://schemas.openxmlformats.org/officeDocument/2006/relationships/image" Target="media/image162.wmf"/><Relationship Id="rId354" Type="http://schemas.openxmlformats.org/officeDocument/2006/relationships/oleObject" Target="embeddings/oleObject173.bin"/><Relationship Id="rId51" Type="http://schemas.openxmlformats.org/officeDocument/2006/relationships/oleObject" Target="embeddings/oleObject19.bin"/><Relationship Id="rId72" Type="http://schemas.openxmlformats.org/officeDocument/2006/relationships/oleObject" Target="embeddings/oleObject30.bin"/><Relationship Id="rId93" Type="http://schemas.openxmlformats.org/officeDocument/2006/relationships/image" Target="media/image43.wmf"/><Relationship Id="rId189" Type="http://schemas.openxmlformats.org/officeDocument/2006/relationships/image" Target="media/image89.wmf"/><Relationship Id="rId375" Type="http://schemas.openxmlformats.org/officeDocument/2006/relationships/oleObject" Target="embeddings/oleObject186.bin"/><Relationship Id="rId396" Type="http://schemas.openxmlformats.org/officeDocument/2006/relationships/image" Target="media/image190.wmf"/><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114.bin"/><Relationship Id="rId256" Type="http://schemas.openxmlformats.org/officeDocument/2006/relationships/image" Target="media/image123.wmf"/><Relationship Id="rId277" Type="http://schemas.openxmlformats.org/officeDocument/2006/relationships/oleObject" Target="embeddings/oleObject136.bin"/><Relationship Id="rId298" Type="http://schemas.openxmlformats.org/officeDocument/2006/relationships/image" Target="media/image143.wmf"/><Relationship Id="rId400" Type="http://schemas.openxmlformats.org/officeDocument/2006/relationships/oleObject" Target="embeddings/oleObject199.bin"/><Relationship Id="rId421" Type="http://schemas.openxmlformats.org/officeDocument/2006/relationships/oleObject" Target="embeddings/oleObject208.bin"/><Relationship Id="rId442" Type="http://schemas.openxmlformats.org/officeDocument/2006/relationships/oleObject" Target="embeddings/oleObject218.bin"/><Relationship Id="rId463" Type="http://schemas.openxmlformats.org/officeDocument/2006/relationships/oleObject" Target="embeddings/oleObject233.bin"/><Relationship Id="rId116" Type="http://schemas.openxmlformats.org/officeDocument/2006/relationships/image" Target="media/image55.wmf"/><Relationship Id="rId137" Type="http://schemas.openxmlformats.org/officeDocument/2006/relationships/image" Target="media/image65.wmf"/><Relationship Id="rId158" Type="http://schemas.openxmlformats.org/officeDocument/2006/relationships/oleObject" Target="embeddings/oleObject75.bin"/><Relationship Id="rId302" Type="http://schemas.openxmlformats.org/officeDocument/2006/relationships/image" Target="media/image145.wmf"/><Relationship Id="rId323" Type="http://schemas.openxmlformats.org/officeDocument/2006/relationships/image" Target="media/image156.jpeg"/><Relationship Id="rId344" Type="http://schemas.openxmlformats.org/officeDocument/2006/relationships/image" Target="media/image168.wmf"/><Relationship Id="rId20" Type="http://schemas.openxmlformats.org/officeDocument/2006/relationships/image" Target="media/image7.wmf"/><Relationship Id="rId41" Type="http://schemas.openxmlformats.org/officeDocument/2006/relationships/oleObject" Target="embeddings/oleObject14.bin"/><Relationship Id="rId62" Type="http://schemas.openxmlformats.org/officeDocument/2006/relationships/image" Target="media/image29.wmf"/><Relationship Id="rId83" Type="http://schemas.openxmlformats.org/officeDocument/2006/relationships/image" Target="media/image39.wmf"/><Relationship Id="rId179" Type="http://schemas.openxmlformats.org/officeDocument/2006/relationships/image" Target="media/image84.wmf"/><Relationship Id="rId365" Type="http://schemas.openxmlformats.org/officeDocument/2006/relationships/oleObject" Target="embeddings/oleObject180.bin"/><Relationship Id="rId386" Type="http://schemas.openxmlformats.org/officeDocument/2006/relationships/oleObject" Target="embeddings/oleObject192.bin"/><Relationship Id="rId190" Type="http://schemas.openxmlformats.org/officeDocument/2006/relationships/oleObject" Target="embeddings/oleObject92.bin"/><Relationship Id="rId204" Type="http://schemas.openxmlformats.org/officeDocument/2006/relationships/image" Target="media/image96.wmf"/><Relationship Id="rId225" Type="http://schemas.openxmlformats.org/officeDocument/2006/relationships/image" Target="media/image107.png"/><Relationship Id="rId246" Type="http://schemas.openxmlformats.org/officeDocument/2006/relationships/image" Target="media/image118.wmf"/><Relationship Id="rId267" Type="http://schemas.openxmlformats.org/officeDocument/2006/relationships/image" Target="media/image128.wmf"/><Relationship Id="rId288" Type="http://schemas.openxmlformats.org/officeDocument/2006/relationships/image" Target="media/image138.wmf"/><Relationship Id="rId411" Type="http://schemas.openxmlformats.org/officeDocument/2006/relationships/oleObject" Target="embeddings/oleObject204.bin"/><Relationship Id="rId432" Type="http://schemas.openxmlformats.org/officeDocument/2006/relationships/oleObject" Target="embeddings/oleObject213.bin"/><Relationship Id="rId453" Type="http://schemas.openxmlformats.org/officeDocument/2006/relationships/oleObject" Target="embeddings/oleObject226.bin"/><Relationship Id="rId474" Type="http://schemas.openxmlformats.org/officeDocument/2006/relationships/fontTable" Target="fontTable.xml"/><Relationship Id="rId106" Type="http://schemas.openxmlformats.org/officeDocument/2006/relationships/image" Target="media/image50.wmf"/><Relationship Id="rId127" Type="http://schemas.openxmlformats.org/officeDocument/2006/relationships/oleObject" Target="embeddings/oleObject58.bin"/><Relationship Id="rId313" Type="http://schemas.openxmlformats.org/officeDocument/2006/relationships/oleObject" Target="embeddings/oleObject154.bin"/><Relationship Id="rId10" Type="http://schemas.openxmlformats.org/officeDocument/2006/relationships/comments" Target="comments.xml"/><Relationship Id="rId31" Type="http://schemas.openxmlformats.org/officeDocument/2006/relationships/image" Target="media/image13.png"/><Relationship Id="rId52" Type="http://schemas.openxmlformats.org/officeDocument/2006/relationships/image" Target="media/image24.wmf"/><Relationship Id="rId73" Type="http://schemas.openxmlformats.org/officeDocument/2006/relationships/image" Target="media/image34.wmf"/><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oleObject" Target="embeddings/oleObject81.bin"/><Relationship Id="rId334" Type="http://schemas.openxmlformats.org/officeDocument/2006/relationships/oleObject" Target="embeddings/oleObject163.bin"/><Relationship Id="rId355" Type="http://schemas.openxmlformats.org/officeDocument/2006/relationships/oleObject" Target="embeddings/oleObject174.bin"/><Relationship Id="rId376" Type="http://schemas.openxmlformats.org/officeDocument/2006/relationships/image" Target="media/image181.wmf"/><Relationship Id="rId397" Type="http://schemas.openxmlformats.org/officeDocument/2006/relationships/oleObject" Target="embeddings/oleObject198.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oleObject" Target="embeddings/oleObject105.bin"/><Relationship Id="rId236" Type="http://schemas.openxmlformats.org/officeDocument/2006/relationships/image" Target="media/image113.wmf"/><Relationship Id="rId257" Type="http://schemas.openxmlformats.org/officeDocument/2006/relationships/oleObject" Target="embeddings/oleObject125.bin"/><Relationship Id="rId278" Type="http://schemas.openxmlformats.org/officeDocument/2006/relationships/image" Target="media/image133.wmf"/><Relationship Id="rId401" Type="http://schemas.openxmlformats.org/officeDocument/2006/relationships/image" Target="media/image193.wmf"/><Relationship Id="rId422" Type="http://schemas.openxmlformats.org/officeDocument/2006/relationships/image" Target="media/image205.wmf"/><Relationship Id="rId443" Type="http://schemas.openxmlformats.org/officeDocument/2006/relationships/oleObject" Target="embeddings/oleObject219.bin"/><Relationship Id="rId464" Type="http://schemas.openxmlformats.org/officeDocument/2006/relationships/oleObject" Target="embeddings/oleObject234.bin"/><Relationship Id="rId303" Type="http://schemas.openxmlformats.org/officeDocument/2006/relationships/oleObject" Target="embeddings/oleObject149.bin"/><Relationship Id="rId42" Type="http://schemas.openxmlformats.org/officeDocument/2006/relationships/image" Target="media/image19.wmf"/><Relationship Id="rId84" Type="http://schemas.openxmlformats.org/officeDocument/2006/relationships/oleObject" Target="embeddings/oleObject36.bin"/><Relationship Id="rId138" Type="http://schemas.openxmlformats.org/officeDocument/2006/relationships/oleObject" Target="embeddings/oleObject64.bin"/><Relationship Id="rId345" Type="http://schemas.openxmlformats.org/officeDocument/2006/relationships/oleObject" Target="embeddings/oleObject168.bin"/><Relationship Id="rId387" Type="http://schemas.openxmlformats.org/officeDocument/2006/relationships/oleObject" Target="embeddings/oleObject193.bin"/><Relationship Id="rId191" Type="http://schemas.openxmlformats.org/officeDocument/2006/relationships/image" Target="media/image90.wmf"/><Relationship Id="rId205" Type="http://schemas.openxmlformats.org/officeDocument/2006/relationships/oleObject" Target="embeddings/oleObject100.bin"/><Relationship Id="rId247" Type="http://schemas.openxmlformats.org/officeDocument/2006/relationships/oleObject" Target="embeddings/oleObject120.bin"/><Relationship Id="rId412" Type="http://schemas.openxmlformats.org/officeDocument/2006/relationships/image" Target="media/image199.wmf"/><Relationship Id="rId107" Type="http://schemas.openxmlformats.org/officeDocument/2006/relationships/oleObject" Target="embeddings/oleObject48.bin"/><Relationship Id="rId289" Type="http://schemas.openxmlformats.org/officeDocument/2006/relationships/oleObject" Target="embeddings/oleObject142.bin"/><Relationship Id="rId454" Type="http://schemas.openxmlformats.org/officeDocument/2006/relationships/oleObject" Target="embeddings/oleObject227.bin"/><Relationship Id="rId11" Type="http://schemas.microsoft.com/office/2011/relationships/commentsExtended" Target="commentsExtended.xml"/><Relationship Id="rId53" Type="http://schemas.openxmlformats.org/officeDocument/2006/relationships/oleObject" Target="embeddings/oleObject20.bin"/><Relationship Id="rId149" Type="http://schemas.openxmlformats.org/officeDocument/2006/relationships/image" Target="media/image71.wmf"/><Relationship Id="rId314" Type="http://schemas.openxmlformats.org/officeDocument/2006/relationships/image" Target="media/image151.wmf"/><Relationship Id="rId356" Type="http://schemas.openxmlformats.org/officeDocument/2006/relationships/image" Target="media/image173.png"/><Relationship Id="rId398" Type="http://schemas.openxmlformats.org/officeDocument/2006/relationships/image" Target="media/image191.png"/><Relationship Id="rId95" Type="http://schemas.openxmlformats.org/officeDocument/2006/relationships/image" Target="media/image44.wmf"/><Relationship Id="rId160" Type="http://schemas.openxmlformats.org/officeDocument/2006/relationships/oleObject" Target="embeddings/oleObject76.bin"/><Relationship Id="rId216" Type="http://schemas.openxmlformats.org/officeDocument/2006/relationships/image" Target="media/image102.wmf"/><Relationship Id="rId423" Type="http://schemas.openxmlformats.org/officeDocument/2006/relationships/oleObject" Target="embeddings/oleObject209.bin"/><Relationship Id="rId258" Type="http://schemas.openxmlformats.org/officeDocument/2006/relationships/oleObject" Target="embeddings/oleObject126.bin"/><Relationship Id="rId465" Type="http://schemas.openxmlformats.org/officeDocument/2006/relationships/oleObject" Target="embeddings/oleObject235.bin"/><Relationship Id="rId22" Type="http://schemas.openxmlformats.org/officeDocument/2006/relationships/image" Target="media/image8.wmf"/><Relationship Id="rId64" Type="http://schemas.openxmlformats.org/officeDocument/2006/relationships/image" Target="media/image30.wmf"/><Relationship Id="rId118" Type="http://schemas.openxmlformats.org/officeDocument/2006/relationships/image" Target="media/image56.wmf"/><Relationship Id="rId325" Type="http://schemas.openxmlformats.org/officeDocument/2006/relationships/image" Target="media/image158.wmf"/><Relationship Id="rId367" Type="http://schemas.openxmlformats.org/officeDocument/2006/relationships/image" Target="media/image177.wmf"/><Relationship Id="rId171" Type="http://schemas.openxmlformats.org/officeDocument/2006/relationships/image" Target="media/image80.wmf"/><Relationship Id="rId227" Type="http://schemas.openxmlformats.org/officeDocument/2006/relationships/oleObject" Target="embeddings/oleObject110.bin"/><Relationship Id="rId269" Type="http://schemas.openxmlformats.org/officeDocument/2006/relationships/image" Target="media/image129.wmf"/><Relationship Id="rId434" Type="http://schemas.openxmlformats.org/officeDocument/2006/relationships/oleObject" Target="embeddings/oleObject214.bin"/><Relationship Id="rId476" Type="http://schemas.openxmlformats.org/officeDocument/2006/relationships/theme" Target="theme/theme1.xml"/><Relationship Id="rId33" Type="http://schemas.openxmlformats.org/officeDocument/2006/relationships/oleObject" Target="embeddings/oleObject10.bin"/><Relationship Id="rId129" Type="http://schemas.openxmlformats.org/officeDocument/2006/relationships/oleObject" Target="embeddings/oleObject59.bin"/><Relationship Id="rId280" Type="http://schemas.openxmlformats.org/officeDocument/2006/relationships/image" Target="media/image134.wmf"/><Relationship Id="rId336" Type="http://schemas.openxmlformats.org/officeDocument/2006/relationships/oleObject" Target="embeddings/oleObject164.bin"/><Relationship Id="rId75" Type="http://schemas.openxmlformats.org/officeDocument/2006/relationships/image" Target="media/image35.wmf"/><Relationship Id="rId140" Type="http://schemas.openxmlformats.org/officeDocument/2006/relationships/oleObject" Target="embeddings/oleObject65.bin"/><Relationship Id="rId182" Type="http://schemas.openxmlformats.org/officeDocument/2006/relationships/oleObject" Target="embeddings/oleObject88.bin"/><Relationship Id="rId378" Type="http://schemas.openxmlformats.org/officeDocument/2006/relationships/image" Target="media/image182.wmf"/><Relationship Id="rId403" Type="http://schemas.openxmlformats.org/officeDocument/2006/relationships/image" Target="media/image194.png"/><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oleObject" Target="embeddings/oleObject220.bin"/><Relationship Id="rId291" Type="http://schemas.openxmlformats.org/officeDocument/2006/relationships/oleObject" Target="embeddings/oleObject143.bin"/><Relationship Id="rId305" Type="http://schemas.openxmlformats.org/officeDocument/2006/relationships/oleObject" Target="embeddings/oleObject150.bin"/><Relationship Id="rId347" Type="http://schemas.openxmlformats.org/officeDocument/2006/relationships/oleObject" Target="embeddings/oleObject170.bin"/><Relationship Id="rId44" Type="http://schemas.openxmlformats.org/officeDocument/2006/relationships/image" Target="media/image20.wmf"/><Relationship Id="rId86" Type="http://schemas.openxmlformats.org/officeDocument/2006/relationships/oleObject" Target="embeddings/oleObject37.bin"/><Relationship Id="rId151" Type="http://schemas.openxmlformats.org/officeDocument/2006/relationships/image" Target="media/image72.wmf"/><Relationship Id="rId389" Type="http://schemas.openxmlformats.org/officeDocument/2006/relationships/image" Target="media/image187.wmf"/><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1.bin"/><Relationship Id="rId414" Type="http://schemas.openxmlformats.org/officeDocument/2006/relationships/image" Target="media/image200.wmf"/><Relationship Id="rId456" Type="http://schemas.openxmlformats.org/officeDocument/2006/relationships/oleObject" Target="embeddings/oleObject228.bin"/><Relationship Id="rId13" Type="http://schemas.openxmlformats.org/officeDocument/2006/relationships/image" Target="media/image4.wmf"/><Relationship Id="rId109" Type="http://schemas.openxmlformats.org/officeDocument/2006/relationships/oleObject" Target="embeddings/oleObject49.bin"/><Relationship Id="rId260" Type="http://schemas.openxmlformats.org/officeDocument/2006/relationships/oleObject" Target="embeddings/oleObject127.bin"/><Relationship Id="rId316" Type="http://schemas.openxmlformats.org/officeDocument/2006/relationships/image" Target="media/image152.wmf"/><Relationship Id="rId55" Type="http://schemas.openxmlformats.org/officeDocument/2006/relationships/oleObject" Target="embeddings/oleObject21.bin"/><Relationship Id="rId97" Type="http://schemas.openxmlformats.org/officeDocument/2006/relationships/image" Target="media/image45.wmf"/><Relationship Id="rId120" Type="http://schemas.openxmlformats.org/officeDocument/2006/relationships/image" Target="media/image57.wmf"/><Relationship Id="rId358" Type="http://schemas.openxmlformats.org/officeDocument/2006/relationships/oleObject" Target="embeddings/oleObject175.bin"/><Relationship Id="rId162" Type="http://schemas.openxmlformats.org/officeDocument/2006/relationships/oleObject" Target="embeddings/oleObject77.bin"/><Relationship Id="rId218" Type="http://schemas.openxmlformats.org/officeDocument/2006/relationships/image" Target="media/image103.wmf"/><Relationship Id="rId425" Type="http://schemas.openxmlformats.org/officeDocument/2006/relationships/image" Target="media/image207.wmf"/><Relationship Id="rId467" Type="http://schemas.openxmlformats.org/officeDocument/2006/relationships/oleObject" Target="embeddings/oleObject237.bin"/><Relationship Id="rId271" Type="http://schemas.openxmlformats.org/officeDocument/2006/relationships/image" Target="media/image130.wmf"/><Relationship Id="rId24" Type="http://schemas.openxmlformats.org/officeDocument/2006/relationships/image" Target="media/image9.wmf"/><Relationship Id="rId66" Type="http://schemas.openxmlformats.org/officeDocument/2006/relationships/oleObject" Target="embeddings/oleObject27.bin"/><Relationship Id="rId131" Type="http://schemas.openxmlformats.org/officeDocument/2006/relationships/oleObject" Target="embeddings/oleObject60.bin"/><Relationship Id="rId327" Type="http://schemas.openxmlformats.org/officeDocument/2006/relationships/image" Target="media/image159.wmf"/><Relationship Id="rId369" Type="http://schemas.openxmlformats.org/officeDocument/2006/relationships/oleObject" Target="embeddings/oleObject183.bin"/><Relationship Id="rId173" Type="http://schemas.openxmlformats.org/officeDocument/2006/relationships/image" Target="media/image81.wmf"/><Relationship Id="rId229" Type="http://schemas.openxmlformats.org/officeDocument/2006/relationships/oleObject" Target="embeddings/oleObject111.bin"/><Relationship Id="rId380" Type="http://schemas.openxmlformats.org/officeDocument/2006/relationships/image" Target="media/image183.wmf"/><Relationship Id="rId436" Type="http://schemas.openxmlformats.org/officeDocument/2006/relationships/image" Target="media/image213.wmf"/><Relationship Id="rId240" Type="http://schemas.openxmlformats.org/officeDocument/2006/relationships/image" Target="media/image115.wmf"/><Relationship Id="rId35" Type="http://schemas.openxmlformats.org/officeDocument/2006/relationships/oleObject" Target="embeddings/oleObject11.bin"/><Relationship Id="rId77" Type="http://schemas.openxmlformats.org/officeDocument/2006/relationships/image" Target="media/image36.wmf"/><Relationship Id="rId100" Type="http://schemas.openxmlformats.org/officeDocument/2006/relationships/oleObject" Target="embeddings/oleObject45.bin"/><Relationship Id="rId282" Type="http://schemas.openxmlformats.org/officeDocument/2006/relationships/image" Target="media/image135.wmf"/><Relationship Id="rId338" Type="http://schemas.openxmlformats.org/officeDocument/2006/relationships/oleObject" Target="embeddings/oleObject165.bin"/><Relationship Id="rId8" Type="http://schemas.openxmlformats.org/officeDocument/2006/relationships/image" Target="media/image1.png"/><Relationship Id="rId142" Type="http://schemas.openxmlformats.org/officeDocument/2006/relationships/oleObject" Target="embeddings/oleObject66.bin"/><Relationship Id="rId184" Type="http://schemas.openxmlformats.org/officeDocument/2006/relationships/oleObject" Target="embeddings/oleObject89.bin"/><Relationship Id="rId391" Type="http://schemas.openxmlformats.org/officeDocument/2006/relationships/image" Target="media/image188.wmf"/><Relationship Id="rId405" Type="http://schemas.openxmlformats.org/officeDocument/2006/relationships/oleObject" Target="embeddings/oleObject201.bin"/><Relationship Id="rId447" Type="http://schemas.openxmlformats.org/officeDocument/2006/relationships/oleObject" Target="embeddings/oleObject221.bin"/><Relationship Id="rId251" Type="http://schemas.openxmlformats.org/officeDocument/2006/relationships/oleObject" Target="embeddings/oleObject122.bin"/><Relationship Id="rId46" Type="http://schemas.openxmlformats.org/officeDocument/2006/relationships/image" Target="media/image21.wmf"/><Relationship Id="rId293" Type="http://schemas.openxmlformats.org/officeDocument/2006/relationships/oleObject" Target="embeddings/oleObject144.bin"/><Relationship Id="rId307" Type="http://schemas.openxmlformats.org/officeDocument/2006/relationships/oleObject" Target="embeddings/oleObject151.bin"/><Relationship Id="rId349" Type="http://schemas.openxmlformats.org/officeDocument/2006/relationships/image" Target="media/image170.wmf"/><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image" Target="media/image73.wmf"/><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76.bin"/><Relationship Id="rId416" Type="http://schemas.openxmlformats.org/officeDocument/2006/relationships/image" Target="media/image201.wmf"/><Relationship Id="rId220" Type="http://schemas.openxmlformats.org/officeDocument/2006/relationships/image" Target="media/image104.wmf"/><Relationship Id="rId458" Type="http://schemas.openxmlformats.org/officeDocument/2006/relationships/image" Target="media/image221.jpeg"/><Relationship Id="rId15" Type="http://schemas.openxmlformats.org/officeDocument/2006/relationships/oleObject" Target="embeddings/oleObject2.bin"/><Relationship Id="rId57" Type="http://schemas.openxmlformats.org/officeDocument/2006/relationships/oleObject" Target="embeddings/oleObject22.bin"/><Relationship Id="rId262" Type="http://schemas.openxmlformats.org/officeDocument/2006/relationships/oleObject" Target="embeddings/oleObject128.bin"/><Relationship Id="rId318" Type="http://schemas.openxmlformats.org/officeDocument/2006/relationships/image" Target="media/image153.wmf"/><Relationship Id="rId99" Type="http://schemas.openxmlformats.org/officeDocument/2006/relationships/image" Target="media/image46.wmf"/><Relationship Id="rId122" Type="http://schemas.openxmlformats.org/officeDocument/2006/relationships/image" Target="media/image58.wmf"/><Relationship Id="rId164" Type="http://schemas.openxmlformats.org/officeDocument/2006/relationships/oleObject" Target="embeddings/oleObject78.bin"/><Relationship Id="rId371" Type="http://schemas.openxmlformats.org/officeDocument/2006/relationships/image" Target="media/image179.wmf"/><Relationship Id="rId427" Type="http://schemas.openxmlformats.org/officeDocument/2006/relationships/oleObject" Target="embeddings/oleObject211.bin"/><Relationship Id="rId469" Type="http://schemas.openxmlformats.org/officeDocument/2006/relationships/oleObject" Target="embeddings/oleObject239.bin"/><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4.bin"/><Relationship Id="rId329" Type="http://schemas.openxmlformats.org/officeDocument/2006/relationships/image" Target="media/image160.wmf"/><Relationship Id="rId68" Type="http://schemas.openxmlformats.org/officeDocument/2006/relationships/oleObject" Target="embeddings/oleObject28.bin"/><Relationship Id="rId133" Type="http://schemas.openxmlformats.org/officeDocument/2006/relationships/oleObject" Target="embeddings/oleObject61.bin"/><Relationship Id="rId175" Type="http://schemas.openxmlformats.org/officeDocument/2006/relationships/image" Target="media/image82.wmf"/><Relationship Id="rId340" Type="http://schemas.openxmlformats.org/officeDocument/2006/relationships/oleObject" Target="embeddings/oleObject166.bin"/><Relationship Id="rId200" Type="http://schemas.openxmlformats.org/officeDocument/2006/relationships/image" Target="media/image94.wmf"/><Relationship Id="rId382" Type="http://schemas.openxmlformats.org/officeDocument/2006/relationships/image" Target="media/image184.wmf"/><Relationship Id="rId438" Type="http://schemas.openxmlformats.org/officeDocument/2006/relationships/image" Target="media/image214.jpeg"/><Relationship Id="rId242" Type="http://schemas.openxmlformats.org/officeDocument/2006/relationships/image" Target="media/image116.wmf"/><Relationship Id="rId284" Type="http://schemas.openxmlformats.org/officeDocument/2006/relationships/image" Target="media/image136.wmf"/><Relationship Id="rId37" Type="http://schemas.openxmlformats.org/officeDocument/2006/relationships/oleObject" Target="embeddings/oleObject12.bin"/><Relationship Id="rId79" Type="http://schemas.openxmlformats.org/officeDocument/2006/relationships/image" Target="media/image37.wmf"/><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oleObject" Target="embeddings/oleObject40.bin"/><Relationship Id="rId186" Type="http://schemas.openxmlformats.org/officeDocument/2006/relationships/oleObject" Target="embeddings/oleObject90.bin"/><Relationship Id="rId351" Type="http://schemas.openxmlformats.org/officeDocument/2006/relationships/image" Target="media/image171.wmf"/><Relationship Id="rId393" Type="http://schemas.openxmlformats.org/officeDocument/2006/relationships/oleObject" Target="embeddings/oleObject196.bin"/><Relationship Id="rId407" Type="http://schemas.openxmlformats.org/officeDocument/2006/relationships/oleObject" Target="embeddings/oleObject202.bin"/><Relationship Id="rId449" Type="http://schemas.openxmlformats.org/officeDocument/2006/relationships/image" Target="media/image218.wmf"/><Relationship Id="rId211" Type="http://schemas.openxmlformats.org/officeDocument/2006/relationships/oleObject" Target="embeddings/oleObject103.bin"/><Relationship Id="rId253" Type="http://schemas.openxmlformats.org/officeDocument/2006/relationships/oleObject" Target="embeddings/oleObject123.bin"/><Relationship Id="rId295" Type="http://schemas.openxmlformats.org/officeDocument/2006/relationships/oleObject" Target="embeddings/oleObject145.bin"/><Relationship Id="rId309" Type="http://schemas.openxmlformats.org/officeDocument/2006/relationships/oleObject" Target="embeddings/oleObject152.bin"/><Relationship Id="rId460" Type="http://schemas.openxmlformats.org/officeDocument/2006/relationships/oleObject" Target="embeddings/oleObject230.bin"/><Relationship Id="rId48" Type="http://schemas.openxmlformats.org/officeDocument/2006/relationships/image" Target="media/image22.wmf"/><Relationship Id="rId113" Type="http://schemas.openxmlformats.org/officeDocument/2006/relationships/oleObject" Target="embeddings/oleObject51.bin"/><Relationship Id="rId320" Type="http://schemas.openxmlformats.org/officeDocument/2006/relationships/oleObject" Target="embeddings/oleObject158.bin"/><Relationship Id="rId155" Type="http://schemas.openxmlformats.org/officeDocument/2006/relationships/image" Target="media/image74.wmf"/><Relationship Id="rId197" Type="http://schemas.openxmlformats.org/officeDocument/2006/relationships/oleObject" Target="embeddings/oleObject96.bin"/><Relationship Id="rId362" Type="http://schemas.openxmlformats.org/officeDocument/2006/relationships/oleObject" Target="embeddings/oleObject177.bin"/><Relationship Id="rId418" Type="http://schemas.openxmlformats.org/officeDocument/2006/relationships/image" Target="media/image202.png"/><Relationship Id="rId222" Type="http://schemas.openxmlformats.org/officeDocument/2006/relationships/image" Target="media/image105.wmf"/><Relationship Id="rId264" Type="http://schemas.openxmlformats.org/officeDocument/2006/relationships/oleObject" Target="embeddings/oleObject129.bin"/><Relationship Id="rId471" Type="http://schemas.openxmlformats.org/officeDocument/2006/relationships/header" Target="header1.xml"/><Relationship Id="rId17" Type="http://schemas.openxmlformats.org/officeDocument/2006/relationships/oleObject" Target="embeddings/oleObject3.bin"/><Relationship Id="rId59" Type="http://schemas.openxmlformats.org/officeDocument/2006/relationships/oleObject" Target="embeddings/oleObject23.bin"/><Relationship Id="rId124" Type="http://schemas.openxmlformats.org/officeDocument/2006/relationships/image" Target="media/image59.wmf"/><Relationship Id="rId70" Type="http://schemas.openxmlformats.org/officeDocument/2006/relationships/oleObject" Target="embeddings/oleObject29.bin"/><Relationship Id="rId166" Type="http://schemas.openxmlformats.org/officeDocument/2006/relationships/oleObject" Target="embeddings/oleObject79.bin"/><Relationship Id="rId331" Type="http://schemas.openxmlformats.org/officeDocument/2006/relationships/image" Target="media/image161.wmf"/><Relationship Id="rId373" Type="http://schemas.openxmlformats.org/officeDocument/2006/relationships/image" Target="media/image180.wmf"/><Relationship Id="rId429" Type="http://schemas.openxmlformats.org/officeDocument/2006/relationships/image" Target="media/image209.png"/><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7.bin"/><Relationship Id="rId28" Type="http://schemas.openxmlformats.org/officeDocument/2006/relationships/oleObject" Target="embeddings/oleObject9.bin"/><Relationship Id="rId275" Type="http://schemas.openxmlformats.org/officeDocument/2006/relationships/oleObject" Target="embeddings/oleObject135.bin"/><Relationship Id="rId300" Type="http://schemas.openxmlformats.org/officeDocument/2006/relationships/image" Target="media/image144.wmf"/><Relationship Id="rId81" Type="http://schemas.openxmlformats.org/officeDocument/2006/relationships/image" Target="media/image38.wmf"/><Relationship Id="rId135" Type="http://schemas.openxmlformats.org/officeDocument/2006/relationships/oleObject" Target="embeddings/oleObject62.bin"/><Relationship Id="rId177" Type="http://schemas.openxmlformats.org/officeDocument/2006/relationships/image" Target="media/image83.wmf"/><Relationship Id="rId342" Type="http://schemas.openxmlformats.org/officeDocument/2006/relationships/image" Target="media/image167.wmf"/><Relationship Id="rId384" Type="http://schemas.openxmlformats.org/officeDocument/2006/relationships/oleObject" Target="embeddings/oleObject191.bin"/><Relationship Id="rId202" Type="http://schemas.openxmlformats.org/officeDocument/2006/relationships/image" Target="media/image95.wmf"/><Relationship Id="rId244" Type="http://schemas.openxmlformats.org/officeDocument/2006/relationships/image" Target="media/image117.wmf"/><Relationship Id="rId39" Type="http://schemas.openxmlformats.org/officeDocument/2006/relationships/oleObject" Target="embeddings/oleObject13.bin"/><Relationship Id="rId286" Type="http://schemas.openxmlformats.org/officeDocument/2006/relationships/image" Target="media/image137.wmf"/><Relationship Id="rId451" Type="http://schemas.openxmlformats.org/officeDocument/2006/relationships/oleObject" Target="embeddings/oleObject224.bin"/><Relationship Id="rId50" Type="http://schemas.openxmlformats.org/officeDocument/2006/relationships/image" Target="media/image23.wmf"/><Relationship Id="rId104" Type="http://schemas.openxmlformats.org/officeDocument/2006/relationships/image" Target="media/image49.wmf"/><Relationship Id="rId146" Type="http://schemas.openxmlformats.org/officeDocument/2006/relationships/oleObject" Target="embeddings/oleObject68.bin"/><Relationship Id="rId188" Type="http://schemas.openxmlformats.org/officeDocument/2006/relationships/oleObject" Target="embeddings/oleObject91.bin"/><Relationship Id="rId311" Type="http://schemas.openxmlformats.org/officeDocument/2006/relationships/oleObject" Target="embeddings/oleObject153.bin"/><Relationship Id="rId353" Type="http://schemas.openxmlformats.org/officeDocument/2006/relationships/image" Target="media/image172.wmf"/><Relationship Id="rId395" Type="http://schemas.openxmlformats.org/officeDocument/2006/relationships/image" Target="media/image189.jpg"/><Relationship Id="rId409" Type="http://schemas.openxmlformats.org/officeDocument/2006/relationships/oleObject" Target="embeddings/oleObject203.bin"/><Relationship Id="rId92" Type="http://schemas.openxmlformats.org/officeDocument/2006/relationships/oleObject" Target="embeddings/oleObject41.bin"/><Relationship Id="rId213" Type="http://schemas.openxmlformats.org/officeDocument/2006/relationships/oleObject" Target="embeddings/oleObject104.bin"/><Relationship Id="rId420" Type="http://schemas.openxmlformats.org/officeDocument/2006/relationships/image" Target="media/image204.png"/><Relationship Id="rId255" Type="http://schemas.openxmlformats.org/officeDocument/2006/relationships/oleObject" Target="embeddings/oleObject124.bin"/><Relationship Id="rId297" Type="http://schemas.openxmlformats.org/officeDocument/2006/relationships/oleObject" Target="embeddings/oleObject146.bin"/><Relationship Id="rId462" Type="http://schemas.openxmlformats.org/officeDocument/2006/relationships/oleObject" Target="embeddings/oleObject232.bin"/><Relationship Id="rId115" Type="http://schemas.openxmlformats.org/officeDocument/2006/relationships/oleObject" Target="embeddings/oleObject52.bin"/><Relationship Id="rId157" Type="http://schemas.openxmlformats.org/officeDocument/2006/relationships/oleObject" Target="embeddings/oleObject74.bin"/><Relationship Id="rId322" Type="http://schemas.openxmlformats.org/officeDocument/2006/relationships/image" Target="media/image155.png"/><Relationship Id="rId364" Type="http://schemas.openxmlformats.org/officeDocument/2006/relationships/oleObject" Target="embeddings/oleObject179.bin"/><Relationship Id="rId61" Type="http://schemas.openxmlformats.org/officeDocument/2006/relationships/oleObject" Target="embeddings/oleObject24.bin"/><Relationship Id="rId199" Type="http://schemas.openxmlformats.org/officeDocument/2006/relationships/oleObject" Target="embeddings/oleObject97.bin"/><Relationship Id="rId19" Type="http://schemas.openxmlformats.org/officeDocument/2006/relationships/oleObject" Target="embeddings/oleObject4.bin"/><Relationship Id="rId224" Type="http://schemas.openxmlformats.org/officeDocument/2006/relationships/image" Target="media/image106.png"/><Relationship Id="rId266" Type="http://schemas.openxmlformats.org/officeDocument/2006/relationships/oleObject" Target="embeddings/oleObject130.bin"/><Relationship Id="rId431" Type="http://schemas.openxmlformats.org/officeDocument/2006/relationships/oleObject" Target="embeddings/oleObject212.bin"/><Relationship Id="rId47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BCE46-EA6F-4DE1-B95B-81AF42850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53</Pages>
  <Words>6810</Words>
  <Characters>38819</Characters>
  <Application>Microsoft Office Word</Application>
  <DocSecurity>0</DocSecurity>
  <Lines>323</Lines>
  <Paragraphs>91</Paragraphs>
  <ScaleCrop>false</ScaleCrop>
  <Company/>
  <LinksUpToDate>false</LinksUpToDate>
  <CharactersWithSpaces>45538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泽辰 哈</dc:creator>
  <cp:keywords/>
  <dc:description/>
  <cp:lastModifiedBy>Quan</cp:lastModifiedBy>
  <cp:revision>3</cp:revision>
  <dcterms:created xsi:type="dcterms:W3CDTF">2019-05-20T22:45:00Z</dcterms:created>
  <dcterms:modified xsi:type="dcterms:W3CDTF">2019-05-20T23:05:00Z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